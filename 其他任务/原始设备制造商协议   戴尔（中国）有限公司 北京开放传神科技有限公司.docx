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8C054">
      <w:pPr>
        <w:widowControl/>
        <w:jc w:val="left"/>
        <w:rPr>
          <w:rFonts w:ascii="Calibri" w:hAnsi="Calibri" w:eastAsia="宋体" w:cs="Calibri"/>
          <w:b/>
          <w:kern w:val="0"/>
          <w:sz w:val="24"/>
          <w:szCs w:val="20"/>
        </w:rPr>
      </w:pPr>
    </w:p>
    <w:p w14:paraId="288741D1">
      <w:pPr>
        <w:widowControl/>
        <w:jc w:val="center"/>
        <w:rPr>
          <w:rFonts w:ascii="Calibri" w:hAnsi="Calibri" w:eastAsia="宋体" w:cs="Calibri"/>
          <w:b/>
          <w:kern w:val="0"/>
          <w:sz w:val="28"/>
          <w:szCs w:val="20"/>
        </w:rPr>
        <w:sectPr>
          <w:footerReference r:id="rId8" w:type="first"/>
          <w:headerReference r:id="rId5" w:type="default"/>
          <w:footerReference r:id="rId6" w:type="default"/>
          <w:footerReference r:id="rId7" w:type="even"/>
          <w:pgSz w:w="12240" w:h="15840"/>
          <w:pgMar w:top="1806" w:right="1080" w:bottom="1008" w:left="1080" w:header="720" w:footer="720" w:gutter="0"/>
          <w:pgNumType w:start="1"/>
          <w:cols w:space="360" w:num="2"/>
        </w:sectPr>
      </w:pPr>
    </w:p>
    <w:p w14:paraId="67F4A698">
      <w:pPr>
        <w:widowControl/>
        <w:jc w:val="center"/>
        <w:rPr>
          <w:rFonts w:ascii="Calibri" w:hAnsi="Calibri" w:eastAsia="宋体" w:cs="Calibri"/>
          <w:b/>
          <w:kern w:val="0"/>
          <w:sz w:val="28"/>
          <w:szCs w:val="20"/>
        </w:rPr>
      </w:pPr>
      <w:r>
        <w:rPr>
          <w:rFonts w:ascii="Calibri" w:hAnsi="Calibri" w:eastAsia="宋体" w:cs="Calibri"/>
          <w:b/>
          <w:kern w:val="0"/>
          <w:sz w:val="28"/>
          <w:szCs w:val="20"/>
        </w:rPr>
        <w:t xml:space="preserve">原始设备制造商协议 </w:t>
      </w:r>
    </w:p>
    <w:p w14:paraId="2FA813D9">
      <w:pPr>
        <w:widowControl/>
        <w:jc w:val="center"/>
        <w:rPr>
          <w:rFonts w:ascii="Calibri" w:hAnsi="Calibri" w:eastAsia="宋体" w:cs="Calibri"/>
          <w:b/>
          <w:kern w:val="0"/>
          <w:sz w:val="28"/>
          <w:szCs w:val="20"/>
        </w:rPr>
      </w:pPr>
      <w:r>
        <w:rPr>
          <w:rFonts w:ascii="Calibri" w:hAnsi="Calibri" w:eastAsia="宋体" w:cs="Calibri"/>
          <w:b/>
          <w:kern w:val="0"/>
          <w:sz w:val="28"/>
          <w:szCs w:val="28"/>
        </w:rPr>
        <w:t xml:space="preserve"> </w:t>
      </w:r>
      <w:r>
        <w:rPr>
          <w:rFonts w:hint="eastAsia" w:ascii="Calibri" w:hAnsi="Calibri" w:eastAsia="宋体" w:cs="Calibri"/>
          <w:b/>
          <w:kern w:val="0"/>
          <w:sz w:val="28"/>
          <w:szCs w:val="28"/>
        </w:rPr>
        <w:t>（</w:t>
      </w:r>
      <w:r>
        <w:rPr>
          <w:rFonts w:ascii="Calibri" w:hAnsi="Calibri" w:eastAsia="宋体" w:cs="Calibri"/>
          <w:b/>
          <w:kern w:val="0"/>
          <w:sz w:val="28"/>
          <w:szCs w:val="28"/>
        </w:rPr>
        <w:t>中国版</w:t>
      </w:r>
      <w:r>
        <w:rPr>
          <w:rFonts w:hint="eastAsia" w:ascii="Calibri" w:hAnsi="Calibri" w:eastAsia="宋体" w:cs="Calibri"/>
          <w:b/>
          <w:kern w:val="0"/>
          <w:sz w:val="28"/>
          <w:szCs w:val="28"/>
        </w:rPr>
        <w:t>）</w:t>
      </w:r>
    </w:p>
    <w:p w14:paraId="5E0E449F">
      <w:pPr>
        <w:widowControl/>
        <w:tabs>
          <w:tab w:val="center" w:pos="4680"/>
        </w:tabs>
        <w:rPr>
          <w:rFonts w:ascii="Calibri" w:hAnsi="Calibri" w:eastAsia="宋体" w:cs="Calibri"/>
          <w:kern w:val="0"/>
          <w:sz w:val="20"/>
          <w:szCs w:val="20"/>
        </w:rPr>
      </w:pPr>
    </w:p>
    <w:p w14:paraId="646B6AF7">
      <w:pPr>
        <w:widowControl/>
        <w:jc w:val="center"/>
        <w:outlineLvl w:val="0"/>
        <w:rPr>
          <w:rFonts w:ascii="Calibri" w:hAnsi="Calibri" w:eastAsia="宋体" w:cs="Calibri"/>
          <w:kern w:val="0"/>
          <w:sz w:val="24"/>
          <w:szCs w:val="20"/>
        </w:rPr>
      </w:pPr>
      <w:r>
        <w:rPr>
          <w:rFonts w:ascii="Calibri" w:hAnsi="Calibri" w:eastAsia="宋体" w:cs="Calibri"/>
          <w:kern w:val="0"/>
          <w:sz w:val="24"/>
          <w:szCs w:val="20"/>
        </w:rPr>
        <w:t>由</w:t>
      </w:r>
    </w:p>
    <w:p w14:paraId="07F37275">
      <w:pPr>
        <w:widowControl/>
        <w:ind w:left="360"/>
        <w:jc w:val="center"/>
        <w:rPr>
          <w:rFonts w:ascii="Calibri" w:hAnsi="Calibri" w:eastAsia="宋体" w:cs="Calibri"/>
          <w:kern w:val="0"/>
          <w:sz w:val="24"/>
          <w:szCs w:val="20"/>
        </w:rPr>
      </w:pPr>
    </w:p>
    <w:p w14:paraId="217A951F">
      <w:pPr>
        <w:widowControl/>
        <w:jc w:val="center"/>
        <w:rPr>
          <w:rFonts w:ascii="Calibri" w:hAnsi="Calibri" w:eastAsia="宋体" w:cs="Calibri"/>
          <w:b/>
          <w:kern w:val="0"/>
          <w:sz w:val="28"/>
          <w:szCs w:val="20"/>
        </w:rPr>
      </w:pPr>
      <w:r>
        <w:rPr>
          <w:rFonts w:ascii="Calibri" w:hAnsi="Calibri" w:eastAsia="宋体" w:cs="Calibri"/>
          <w:b/>
          <w:kern w:val="0"/>
          <w:sz w:val="28"/>
          <w:szCs w:val="20"/>
        </w:rPr>
        <w:t>戴尔（中国）有限公司</w:t>
      </w:r>
    </w:p>
    <w:p w14:paraId="76B79CF3">
      <w:pPr>
        <w:widowControl/>
        <w:tabs>
          <w:tab w:val="left" w:pos="7200"/>
          <w:tab w:val="left" w:pos="9630"/>
        </w:tabs>
        <w:jc w:val="center"/>
        <w:rPr>
          <w:rFonts w:ascii="Calibri" w:hAnsi="Calibri" w:eastAsia="宋体" w:cs="Calibri"/>
          <w:color w:val="000000"/>
          <w:kern w:val="0"/>
          <w:sz w:val="20"/>
          <w:szCs w:val="20"/>
        </w:rPr>
      </w:pPr>
      <w:r>
        <w:rPr>
          <w:rFonts w:ascii="Calibri" w:hAnsi="Calibri" w:eastAsia="宋体" w:cs="Calibri"/>
          <w:color w:val="000000"/>
          <w:kern w:val="0"/>
          <w:sz w:val="20"/>
          <w:szCs w:val="20"/>
        </w:rPr>
        <w:t>厦门火炬高新区信息光电园金尚路2388号</w:t>
      </w:r>
    </w:p>
    <w:p w14:paraId="7D0D1C8C">
      <w:pPr>
        <w:widowControl/>
        <w:tabs>
          <w:tab w:val="left" w:pos="7200"/>
          <w:tab w:val="left" w:pos="9630"/>
        </w:tabs>
        <w:jc w:val="center"/>
        <w:rPr>
          <w:rFonts w:ascii="Times New Roman" w:hAnsi="Times New Roman" w:eastAsia="宋体" w:cs="Times New Roman"/>
          <w:kern w:val="0"/>
          <w:sz w:val="24"/>
          <w:szCs w:val="20"/>
        </w:rPr>
      </w:pPr>
      <w:r>
        <w:rPr>
          <w:rFonts w:ascii="Calibri" w:hAnsi="Calibri" w:eastAsia="宋体" w:cs="Calibri"/>
          <w:kern w:val="0"/>
          <w:sz w:val="24"/>
          <w:szCs w:val="20"/>
        </w:rPr>
        <w:t>与</w:t>
      </w:r>
    </w:p>
    <w:p w14:paraId="7B0D13E0">
      <w:pPr>
        <w:widowControl/>
        <w:tabs>
          <w:tab w:val="left" w:pos="7200"/>
          <w:tab w:val="left" w:pos="9630"/>
        </w:tabs>
        <w:jc w:val="center"/>
        <w:rPr>
          <w:rFonts w:ascii="Calibri" w:hAnsi="Calibri" w:eastAsia="宋体" w:cs="Calibri"/>
          <w:b/>
          <w:bCs/>
          <w:kern w:val="0"/>
          <w:sz w:val="24"/>
          <w:szCs w:val="20"/>
        </w:rPr>
      </w:pPr>
      <w:r>
        <w:rPr>
          <w:rFonts w:ascii="Times New Roman" w:hAnsi="Times New Roman" w:eastAsia="宋体" w:cs="Times New Roman"/>
          <w:b/>
          <w:bCs/>
          <w:kern w:val="0"/>
          <w:sz w:val="24"/>
          <w:szCs w:val="20"/>
        </w:rPr>
        <w:t>北京开放传神科技有限公司</w:t>
      </w:r>
    </w:p>
    <w:p w14:paraId="3FC083AB">
      <w:pPr>
        <w:widowControl/>
        <w:tabs>
          <w:tab w:val="left" w:pos="4950"/>
          <w:tab w:val="left" w:pos="7200"/>
          <w:tab w:val="left" w:pos="9630"/>
          <w:tab w:val="left" w:pos="10080"/>
        </w:tabs>
        <w:rPr>
          <w:rFonts w:ascii="Calibri" w:hAnsi="Calibri" w:eastAsia="宋体" w:cs="Calibri"/>
          <w:kern w:val="0"/>
          <w:sz w:val="24"/>
          <w:szCs w:val="20"/>
        </w:rPr>
      </w:pPr>
    </w:p>
    <w:p w14:paraId="5788045F">
      <w:pPr>
        <w:widowControl/>
        <w:tabs>
          <w:tab w:val="left" w:pos="4950"/>
          <w:tab w:val="left" w:pos="7200"/>
          <w:tab w:val="left" w:pos="9630"/>
          <w:tab w:val="left" w:pos="10080"/>
        </w:tabs>
        <w:rPr>
          <w:rFonts w:ascii="Calibri" w:hAnsi="Calibri" w:eastAsia="宋体" w:cs="Calibri"/>
          <w:kern w:val="0"/>
          <w:sz w:val="24"/>
          <w:szCs w:val="20"/>
        </w:rPr>
      </w:pPr>
      <w:r>
        <w:rPr>
          <w:rFonts w:ascii="Calibri" w:hAnsi="Calibri" w:eastAsia="宋体" w:cs="Calibri"/>
          <w:kern w:val="0"/>
          <w:sz w:val="24"/>
          <w:szCs w:val="20"/>
        </w:rPr>
        <w:tab/>
      </w:r>
      <w:r>
        <w:rPr>
          <w:rFonts w:ascii="Calibri" w:hAnsi="Calibri" w:eastAsia="宋体" w:cs="Calibri"/>
          <w:kern w:val="0"/>
          <w:sz w:val="24"/>
          <w:szCs w:val="20"/>
        </w:rPr>
        <w:t>签订</w:t>
      </w:r>
      <w:r>
        <w:rPr>
          <w:rFonts w:ascii="Calibri" w:hAnsi="Calibri" w:eastAsia="宋体" w:cs="Calibri"/>
          <w:kern w:val="0"/>
          <w:sz w:val="24"/>
          <w:szCs w:val="20"/>
        </w:rPr>
        <w:tab/>
      </w:r>
    </w:p>
    <w:p w14:paraId="181C94C5">
      <w:pPr>
        <w:widowControl/>
        <w:tabs>
          <w:tab w:val="center" w:pos="4680"/>
        </w:tabs>
        <w:rPr>
          <w:rFonts w:ascii="Calibri" w:hAnsi="Calibri" w:eastAsia="宋体" w:cs="Calibri"/>
          <w:kern w:val="0"/>
          <w:sz w:val="24"/>
          <w:szCs w:val="20"/>
        </w:rPr>
      </w:pPr>
      <w:r>
        <w:rPr>
          <w:rFonts w:ascii="Calibri" w:hAnsi="Calibri" w:eastAsia="宋体" w:cs="Calibri"/>
          <w:color w:val="000000"/>
          <w:kern w:val="0"/>
          <w:sz w:val="20"/>
          <w:szCs w:val="20"/>
        </w:rPr>
        <w:tab/>
      </w:r>
      <w:r>
        <w:rPr>
          <w:rFonts w:ascii="Calibri" w:hAnsi="Calibri" w:eastAsia="宋体" w:cs="Calibri"/>
          <w:color w:val="000000"/>
          <w:kern w:val="0"/>
          <w:sz w:val="20"/>
          <w:szCs w:val="20"/>
        </w:rPr>
        <w:tab/>
      </w:r>
      <w:r>
        <w:rPr>
          <w:rFonts w:ascii="Calibri" w:hAnsi="Calibri" w:eastAsia="宋体" w:cs="Calibri"/>
          <w:color w:val="000000"/>
          <w:kern w:val="0"/>
          <w:sz w:val="20"/>
          <w:szCs w:val="20"/>
        </w:rPr>
        <w:tab/>
      </w:r>
    </w:p>
    <w:p w14:paraId="1B83FE65">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1.</w:t>
      </w:r>
      <w:r>
        <w:rPr>
          <w:rFonts w:ascii="Calibri" w:hAnsi="Calibri" w:eastAsia="宋体" w:cs="Calibri"/>
          <w:i/>
          <w:kern w:val="0"/>
          <w:sz w:val="24"/>
          <w:szCs w:val="20"/>
        </w:rPr>
        <w:tab/>
      </w:r>
      <w:r>
        <w:rPr>
          <w:rFonts w:ascii="Calibri" w:hAnsi="Calibri" w:eastAsia="宋体" w:cs="Calibri"/>
          <w:b/>
          <w:i/>
          <w:kern w:val="0"/>
          <w:sz w:val="24"/>
          <w:szCs w:val="20"/>
        </w:rPr>
        <w:t>介绍</w:t>
      </w:r>
    </w:p>
    <w:p w14:paraId="31C31E57">
      <w:pPr>
        <w:widowControl/>
        <w:rPr>
          <w:rFonts w:ascii="Calibri" w:hAnsi="Calibri" w:eastAsia="宋体" w:cs="Calibri"/>
          <w:b/>
          <w:kern w:val="0"/>
          <w:sz w:val="20"/>
          <w:szCs w:val="20"/>
        </w:rPr>
      </w:pPr>
    </w:p>
    <w:p w14:paraId="256FCB8B">
      <w:pPr>
        <w:widowControl/>
        <w:rPr>
          <w:rFonts w:ascii="Calibri" w:hAnsi="Calibri" w:eastAsia="宋体" w:cs="Calibri"/>
          <w:kern w:val="0"/>
          <w:sz w:val="20"/>
          <w:szCs w:val="20"/>
        </w:rPr>
      </w:pPr>
      <w:r>
        <w:rPr>
          <w:rFonts w:ascii="Calibri" w:hAnsi="Calibri" w:eastAsia="宋体" w:cs="Calibri"/>
          <w:kern w:val="0"/>
          <w:sz w:val="20"/>
          <w:szCs w:val="20"/>
        </w:rPr>
        <w:t>本</w:t>
      </w:r>
      <w:r>
        <w:rPr>
          <w:rFonts w:ascii="Calibri" w:hAnsi="Calibri" w:eastAsia="宋体" w:cs="Calibri"/>
          <w:b/>
          <w:kern w:val="0"/>
          <w:sz w:val="20"/>
          <w:szCs w:val="20"/>
        </w:rPr>
        <w:t>原始设备制造商协议</w:t>
      </w:r>
      <w:r>
        <w:rPr>
          <w:rFonts w:ascii="Calibri" w:hAnsi="Calibri" w:eastAsia="宋体" w:cs="Calibri"/>
          <w:kern w:val="0"/>
          <w:sz w:val="20"/>
          <w:szCs w:val="20"/>
        </w:rPr>
        <w:t>（本“</w:t>
      </w:r>
      <w:r>
        <w:rPr>
          <w:rFonts w:ascii="Calibri" w:hAnsi="Calibri" w:eastAsia="宋体" w:cs="Calibri"/>
          <w:b/>
          <w:kern w:val="0"/>
          <w:sz w:val="20"/>
          <w:szCs w:val="20"/>
        </w:rPr>
        <w:t>协议</w:t>
      </w:r>
      <w:r>
        <w:rPr>
          <w:rFonts w:ascii="Calibri" w:hAnsi="Calibri" w:eastAsia="宋体" w:cs="Calibri"/>
          <w:kern w:val="0"/>
          <w:sz w:val="20"/>
          <w:szCs w:val="20"/>
        </w:rPr>
        <w:t>”）由</w:t>
      </w:r>
      <w:r>
        <w:rPr>
          <w:rFonts w:ascii="Calibri" w:hAnsi="Calibri" w:eastAsia="宋体" w:cs="Calibri"/>
          <w:b/>
          <w:kern w:val="0"/>
          <w:sz w:val="20"/>
          <w:szCs w:val="20"/>
        </w:rPr>
        <w:t>戴尔</w:t>
      </w:r>
      <w:r>
        <w:rPr>
          <w:rFonts w:hint="eastAsia" w:ascii="Calibri" w:hAnsi="Calibri" w:eastAsia="宋体" w:cs="Calibri"/>
          <w:b/>
          <w:kern w:val="0"/>
          <w:sz w:val="20"/>
          <w:szCs w:val="20"/>
        </w:rPr>
        <w:t>（</w:t>
      </w:r>
      <w:r>
        <w:rPr>
          <w:rFonts w:ascii="Calibri" w:hAnsi="Calibri" w:eastAsia="宋体" w:cs="Calibri"/>
          <w:b/>
          <w:kern w:val="0"/>
          <w:sz w:val="20"/>
          <w:szCs w:val="20"/>
        </w:rPr>
        <w:t>中国</w:t>
      </w:r>
      <w:r>
        <w:rPr>
          <w:rFonts w:hint="eastAsia" w:ascii="Calibri" w:hAnsi="Calibri" w:eastAsia="宋体" w:cs="Calibri"/>
          <w:b/>
          <w:kern w:val="0"/>
          <w:sz w:val="20"/>
          <w:szCs w:val="20"/>
        </w:rPr>
        <w:t>）</w:t>
      </w:r>
      <w:r>
        <w:rPr>
          <w:rFonts w:ascii="Calibri" w:hAnsi="Calibri" w:eastAsia="宋体" w:cs="Calibri"/>
          <w:b/>
          <w:kern w:val="0"/>
          <w:sz w:val="20"/>
          <w:szCs w:val="20"/>
        </w:rPr>
        <w:t>有限公司</w:t>
      </w:r>
      <w:r>
        <w:rPr>
          <w:rFonts w:ascii="Calibri" w:hAnsi="Calibri" w:eastAsia="宋体" w:cs="Calibri"/>
          <w:kern w:val="0"/>
          <w:sz w:val="20"/>
          <w:szCs w:val="20"/>
        </w:rPr>
        <w:t>（“</w:t>
      </w:r>
      <w:r>
        <w:rPr>
          <w:rFonts w:ascii="Calibri" w:hAnsi="Calibri" w:eastAsia="宋体" w:cs="Calibri"/>
          <w:b/>
          <w:kern w:val="0"/>
          <w:sz w:val="20"/>
          <w:szCs w:val="20"/>
        </w:rPr>
        <w:t>戴尔</w:t>
      </w:r>
      <w:r>
        <w:rPr>
          <w:rFonts w:ascii="Calibri" w:hAnsi="Calibri" w:eastAsia="宋体" w:cs="Calibri"/>
          <w:kern w:val="0"/>
          <w:sz w:val="20"/>
          <w:szCs w:val="20"/>
        </w:rPr>
        <w:t>”）与依</w:t>
      </w:r>
      <w:r>
        <w:rPr>
          <w:rFonts w:hint="eastAsia" w:ascii="Calibri" w:hAnsi="Calibri" w:eastAsia="宋体" w:cs="Calibri"/>
          <w:kern w:val="0"/>
          <w:sz w:val="20"/>
          <w:szCs w:val="20"/>
        </w:rPr>
        <w:t>据中华人民共和国</w:t>
      </w:r>
      <w:r>
        <w:rPr>
          <w:rFonts w:ascii="Calibri" w:hAnsi="Calibri" w:eastAsia="宋体" w:cs="Calibri"/>
          <w:kern w:val="0"/>
          <w:sz w:val="20"/>
          <w:szCs w:val="20"/>
        </w:rPr>
        <w:t>法律设立的</w:t>
      </w:r>
      <w:r>
        <w:rPr>
          <w:rFonts w:ascii="Times New Roman" w:hAnsi="Times New Roman" w:eastAsia="宋体" w:cs="Times New Roman"/>
          <w:kern w:val="0"/>
          <w:sz w:val="20"/>
          <w:szCs w:val="20"/>
        </w:rPr>
        <w:t>北京开放传神科技有限公司</w:t>
      </w:r>
      <w:r>
        <w:rPr>
          <w:rFonts w:ascii="Calibri" w:hAnsi="Calibri" w:eastAsia="宋体" w:cs="Calibri"/>
          <w:kern w:val="0"/>
          <w:sz w:val="20"/>
          <w:szCs w:val="20"/>
        </w:rPr>
        <w:t>（“</w:t>
      </w:r>
      <w:r>
        <w:rPr>
          <w:rFonts w:ascii="Calibri" w:hAnsi="Calibri" w:eastAsia="宋体" w:cs="Calibri"/>
          <w:b/>
          <w:kern w:val="0"/>
          <w:sz w:val="20"/>
          <w:szCs w:val="20"/>
        </w:rPr>
        <w:t>原始设备制造商</w:t>
      </w:r>
      <w:r>
        <w:rPr>
          <w:rFonts w:ascii="Calibri" w:hAnsi="Calibri" w:eastAsia="宋体" w:cs="Calibri"/>
          <w:kern w:val="0"/>
          <w:sz w:val="20"/>
          <w:szCs w:val="20"/>
        </w:rPr>
        <w:t>”）（单独称“</w:t>
      </w:r>
      <w:r>
        <w:rPr>
          <w:rFonts w:ascii="Calibri" w:hAnsi="Calibri" w:eastAsia="宋体" w:cs="Calibri"/>
          <w:b/>
          <w:kern w:val="0"/>
          <w:sz w:val="20"/>
          <w:szCs w:val="20"/>
        </w:rPr>
        <w:t>合同方</w:t>
      </w:r>
      <w:r>
        <w:rPr>
          <w:rFonts w:ascii="Calibri" w:hAnsi="Calibri" w:eastAsia="宋体" w:cs="Calibri"/>
          <w:kern w:val="0"/>
          <w:sz w:val="20"/>
          <w:szCs w:val="20"/>
        </w:rPr>
        <w:t>”，统称为“</w:t>
      </w:r>
      <w:r>
        <w:rPr>
          <w:rFonts w:ascii="Calibri" w:hAnsi="Calibri" w:eastAsia="宋体" w:cs="Calibri"/>
          <w:b/>
          <w:kern w:val="0"/>
          <w:sz w:val="20"/>
          <w:szCs w:val="20"/>
        </w:rPr>
        <w:t>合同双方</w:t>
      </w:r>
      <w:r>
        <w:rPr>
          <w:rFonts w:ascii="Calibri" w:hAnsi="Calibri" w:eastAsia="宋体" w:cs="Calibri"/>
          <w:kern w:val="0"/>
          <w:sz w:val="20"/>
          <w:szCs w:val="20"/>
        </w:rPr>
        <w:t>”）</w:t>
      </w:r>
      <w:r>
        <w:rPr>
          <w:rFonts w:hint="eastAsia" w:ascii="Calibri" w:hAnsi="Calibri" w:eastAsia="宋体" w:cs="Calibri"/>
          <w:kern w:val="0"/>
          <w:sz w:val="20"/>
          <w:szCs w:val="20"/>
        </w:rPr>
        <w:t>经过友好协商共同签署，并于本协议的生效日（以后签署本协议的一方的签署日期为准）起生效</w:t>
      </w:r>
      <w:r>
        <w:rPr>
          <w:rFonts w:ascii="Calibri" w:hAnsi="Calibri" w:eastAsia="宋体" w:cs="Calibri"/>
          <w:kern w:val="0"/>
          <w:sz w:val="20"/>
          <w:szCs w:val="20"/>
        </w:rPr>
        <w:t xml:space="preserve">。本协议对戴尔向原始设备制造商及其约定的在中国的关联公司出售产品并提供服务，以及原始设备制造商及其关联公司向戴尔及其在中国的关联公司购买特定产品及服务的事项作出约定。有鉴于此，合同双方达成以下协议：  </w:t>
      </w:r>
    </w:p>
    <w:p w14:paraId="4CE06877">
      <w:pPr>
        <w:widowControl/>
        <w:ind w:left="720" w:hanging="720"/>
        <w:rPr>
          <w:rFonts w:ascii="Calibri" w:hAnsi="Calibri" w:eastAsia="宋体" w:cs="Calibri"/>
          <w:kern w:val="0"/>
          <w:sz w:val="20"/>
          <w:szCs w:val="20"/>
        </w:rPr>
      </w:pPr>
    </w:p>
    <w:p w14:paraId="58147652">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2.</w:t>
      </w:r>
      <w:r>
        <w:rPr>
          <w:rFonts w:ascii="Calibri" w:hAnsi="Calibri" w:eastAsia="宋体" w:cs="Calibri"/>
          <w:b/>
          <w:i/>
          <w:kern w:val="0"/>
          <w:sz w:val="24"/>
          <w:szCs w:val="20"/>
        </w:rPr>
        <w:tab/>
      </w:r>
      <w:r>
        <w:rPr>
          <w:rFonts w:ascii="Calibri" w:hAnsi="Calibri" w:eastAsia="宋体" w:cs="Calibri"/>
          <w:b/>
          <w:i/>
          <w:kern w:val="0"/>
          <w:sz w:val="24"/>
          <w:szCs w:val="20"/>
        </w:rPr>
        <w:t>定义</w:t>
      </w:r>
    </w:p>
    <w:p w14:paraId="240C0082">
      <w:pPr>
        <w:widowControl/>
        <w:rPr>
          <w:rFonts w:ascii="Calibri" w:hAnsi="Calibri" w:eastAsia="宋体" w:cs="Calibri"/>
          <w:b/>
          <w:kern w:val="0"/>
          <w:sz w:val="20"/>
          <w:szCs w:val="20"/>
          <w:u w:val="single"/>
        </w:rPr>
      </w:pPr>
    </w:p>
    <w:p w14:paraId="7B7C3119">
      <w:pPr>
        <w:widowControl/>
        <w:rPr>
          <w:rFonts w:ascii="Calibri" w:hAnsi="Calibri" w:eastAsia="宋体" w:cs="Calibri"/>
          <w:kern w:val="0"/>
          <w:sz w:val="20"/>
          <w:szCs w:val="20"/>
        </w:rPr>
      </w:pPr>
      <w:r>
        <w:rPr>
          <w:rFonts w:ascii="Calibri" w:hAnsi="Calibri" w:eastAsia="宋体" w:cs="Calibri"/>
          <w:kern w:val="0"/>
          <w:sz w:val="20"/>
          <w:szCs w:val="20"/>
        </w:rPr>
        <w:t>在本协议中，以下术语具有下述含义：</w:t>
      </w:r>
    </w:p>
    <w:p w14:paraId="66747CEC">
      <w:pPr>
        <w:widowControl/>
        <w:ind w:left="720" w:hanging="720"/>
        <w:rPr>
          <w:rFonts w:ascii="Calibri" w:hAnsi="Calibri" w:eastAsia="宋体" w:cs="Calibri"/>
          <w:kern w:val="0"/>
          <w:sz w:val="20"/>
          <w:szCs w:val="20"/>
        </w:rPr>
      </w:pPr>
    </w:p>
    <w:p w14:paraId="1DE958DB">
      <w:pPr>
        <w:widowControl/>
        <w:rPr>
          <w:rFonts w:ascii="Calibri" w:hAnsi="Calibri" w:eastAsia="宋体" w:cs="Calibri"/>
          <w:kern w:val="0"/>
          <w:sz w:val="20"/>
          <w:szCs w:val="20"/>
        </w:rPr>
      </w:pPr>
      <w:r>
        <w:rPr>
          <w:rFonts w:ascii="Calibri" w:hAnsi="Calibri" w:eastAsia="宋体" w:cs="Calibri"/>
          <w:kern w:val="0"/>
          <w:sz w:val="20"/>
          <w:szCs w:val="20"/>
        </w:rPr>
        <w:t>2.1 “</w:t>
      </w:r>
      <w:r>
        <w:rPr>
          <w:rFonts w:ascii="Calibri" w:hAnsi="Calibri" w:eastAsia="宋体" w:cs="Calibri"/>
          <w:b/>
          <w:kern w:val="0"/>
          <w:sz w:val="20"/>
          <w:szCs w:val="20"/>
        </w:rPr>
        <w:t>关联公司</w:t>
      </w:r>
      <w:r>
        <w:rPr>
          <w:rFonts w:ascii="Calibri" w:hAnsi="Calibri" w:eastAsia="宋体" w:cs="Calibri"/>
          <w:kern w:val="0"/>
          <w:sz w:val="20"/>
          <w:szCs w:val="20"/>
        </w:rPr>
        <w:t xml:space="preserve">”指控制戴尔或上述界定的原始设备制造商企业的法人，与戴尔或上述界定的原始设备制造商企业共同受控的法人，或由戴尔或上述界定的原始设备制造商企业控制的法人。在本定义中，“控制”指直接或间接拥有指令企业管理层或决定企业政策的权利，无论该权利的取得是源于持有有表决权的证券、资产，或是通过合同或其它方式取得。 </w:t>
      </w:r>
    </w:p>
    <w:p w14:paraId="1C028B59">
      <w:pPr>
        <w:widowControl/>
        <w:rPr>
          <w:rFonts w:ascii="Calibri" w:hAnsi="Calibri" w:eastAsia="宋体" w:cs="Calibri"/>
          <w:kern w:val="0"/>
          <w:sz w:val="20"/>
          <w:szCs w:val="20"/>
        </w:rPr>
      </w:pPr>
    </w:p>
    <w:p w14:paraId="28A89B3E">
      <w:pPr>
        <w:widowControl/>
        <w:rPr>
          <w:rFonts w:ascii="Calibri" w:hAnsi="Calibri" w:eastAsia="宋体" w:cs="Calibri"/>
          <w:kern w:val="0"/>
          <w:sz w:val="20"/>
          <w:szCs w:val="20"/>
        </w:rPr>
      </w:pPr>
      <w:r>
        <w:rPr>
          <w:rFonts w:ascii="Calibri" w:hAnsi="Calibri" w:eastAsia="宋体" w:cs="Calibri"/>
          <w:kern w:val="0"/>
          <w:sz w:val="20"/>
          <w:szCs w:val="20"/>
        </w:rPr>
        <w:t>2.2 “</w:t>
      </w:r>
      <w:r>
        <w:rPr>
          <w:rFonts w:ascii="Calibri" w:hAnsi="Calibri" w:eastAsia="宋体" w:cs="Calibri"/>
          <w:b/>
          <w:kern w:val="0"/>
          <w:sz w:val="20"/>
          <w:szCs w:val="20"/>
        </w:rPr>
        <w:t>戴尔服务</w:t>
      </w:r>
      <w:r>
        <w:rPr>
          <w:rFonts w:ascii="Calibri" w:hAnsi="Calibri" w:eastAsia="宋体" w:cs="Calibri"/>
          <w:kern w:val="0"/>
          <w:sz w:val="20"/>
          <w:szCs w:val="20"/>
        </w:rPr>
        <w:t>”指本协议第9.1条所述之硬件担保支持服务，戴尔网站</w:t>
      </w:r>
      <w:commentRangeStart w:id="0"/>
      <w:r>
        <w:rPr>
          <w:rFonts w:ascii="Times New Roman" w:hAnsi="Times New Roman" w:eastAsia="宋体" w:cs="Times New Roman"/>
          <w:kern w:val="0"/>
          <w:sz w:val="24"/>
          <w:szCs w:val="20"/>
        </w:rPr>
        <w:fldChar w:fldCharType="begin"/>
      </w:r>
      <w:r>
        <w:rPr>
          <w:rFonts w:ascii="Times New Roman" w:hAnsi="Times New Roman" w:eastAsia="宋体" w:cs="Times New Roman"/>
          <w:kern w:val="0"/>
          <w:sz w:val="24"/>
          <w:szCs w:val="20"/>
        </w:rPr>
        <w:instrText xml:space="preserve"> HYPERLINK "http://www.dell.com/learn/cn/zh/cncorp1/terms-of-sale-commercial-and-public-sector-service-contracts?c=cn&amp;l=zh&amp;s=corp" </w:instrText>
      </w:r>
      <w:r>
        <w:rPr>
          <w:rFonts w:ascii="Times New Roman" w:hAnsi="Times New Roman" w:eastAsia="宋体" w:cs="Times New Roman"/>
          <w:kern w:val="0"/>
          <w:sz w:val="24"/>
          <w:szCs w:val="20"/>
        </w:rPr>
        <w:fldChar w:fldCharType="separate"/>
      </w:r>
      <w:r>
        <w:rPr>
          <w:rFonts w:ascii="Calibri" w:hAnsi="Calibri" w:eastAsia="宋体" w:cs="Calibri"/>
          <w:color w:val="0000FF"/>
          <w:kern w:val="0"/>
          <w:sz w:val="20"/>
          <w:szCs w:val="20"/>
          <w:u w:val="single"/>
        </w:rPr>
        <w:t>www.dell.com/servicecontracts</w:t>
      </w:r>
      <w:r>
        <w:rPr>
          <w:rFonts w:ascii="Calibri" w:hAnsi="Calibri" w:eastAsia="宋体" w:cs="Calibri"/>
          <w:color w:val="0000FF"/>
          <w:kern w:val="0"/>
          <w:sz w:val="20"/>
          <w:szCs w:val="20"/>
          <w:u w:val="single"/>
        </w:rPr>
        <w:fldChar w:fldCharType="end"/>
      </w:r>
      <w:commentRangeEnd w:id="0"/>
      <w:r>
        <w:rPr>
          <w:rStyle w:val="16"/>
          <w:rFonts w:ascii="Times New Roman" w:hAnsi="Times New Roman" w:eastAsia="宋体" w:cs="Times New Roman"/>
          <w:kern w:val="0"/>
        </w:rPr>
        <w:commentReference w:id="0"/>
      </w:r>
      <w:r>
        <w:rPr>
          <w:rFonts w:ascii="Calibri" w:hAnsi="Calibri" w:eastAsia="宋体" w:cs="Calibri"/>
          <w:kern w:val="0"/>
          <w:sz w:val="20"/>
          <w:szCs w:val="20"/>
        </w:rPr>
        <w:t>上所描述的工厂定制集成服务（“CFI服务”），或任何为本协议提及、且已经双方一致同意的工作陈述中所规定的应由戴尔提供的服务。  除本协议9.2所述的硬件支持服务的转售，</w:t>
      </w:r>
      <w:commentRangeStart w:id="1"/>
      <w:r>
        <w:rPr>
          <w:rFonts w:ascii="Calibri" w:hAnsi="Calibri" w:eastAsia="宋体" w:cs="Calibri"/>
          <w:kern w:val="0"/>
          <w:sz w:val="20"/>
          <w:szCs w:val="20"/>
        </w:rPr>
        <w:t>本协议未授权原始设备制造商出售或转售戴尔的服务</w:t>
      </w:r>
      <w:commentRangeEnd w:id="1"/>
      <w:r>
        <w:rPr>
          <w:rStyle w:val="16"/>
          <w:rFonts w:ascii="Times New Roman" w:hAnsi="Times New Roman" w:eastAsia="宋体" w:cs="Times New Roman"/>
          <w:kern w:val="0"/>
        </w:rPr>
        <w:commentReference w:id="1"/>
      </w:r>
      <w:r>
        <w:rPr>
          <w:rFonts w:ascii="Calibri" w:hAnsi="Calibri" w:eastAsia="宋体" w:cs="Calibri"/>
          <w:kern w:val="0"/>
          <w:sz w:val="20"/>
          <w:szCs w:val="20"/>
        </w:rPr>
        <w:t>。</w:t>
      </w:r>
    </w:p>
    <w:p w14:paraId="67585F0E">
      <w:pPr>
        <w:widowControl/>
        <w:rPr>
          <w:rFonts w:ascii="Calibri" w:hAnsi="Calibri" w:eastAsia="宋体" w:cs="Calibri"/>
          <w:kern w:val="0"/>
          <w:sz w:val="20"/>
          <w:szCs w:val="20"/>
        </w:rPr>
      </w:pPr>
    </w:p>
    <w:p w14:paraId="44438B81">
      <w:pPr>
        <w:widowControl/>
        <w:rPr>
          <w:rFonts w:ascii="Calibri" w:hAnsi="Calibri" w:eastAsia="宋体" w:cs="Calibri"/>
          <w:kern w:val="0"/>
          <w:sz w:val="20"/>
          <w:szCs w:val="20"/>
        </w:rPr>
      </w:pPr>
      <w:r>
        <w:rPr>
          <w:rFonts w:ascii="Calibri" w:hAnsi="Calibri" w:eastAsia="宋体" w:cs="Calibri"/>
          <w:kern w:val="0"/>
          <w:sz w:val="20"/>
          <w:szCs w:val="20"/>
        </w:rPr>
        <w:t>2.3 “</w:t>
      </w:r>
      <w:r>
        <w:rPr>
          <w:rFonts w:ascii="Calibri" w:hAnsi="Calibri" w:eastAsia="宋体" w:cs="Calibri"/>
          <w:b/>
          <w:kern w:val="0"/>
          <w:sz w:val="20"/>
          <w:szCs w:val="20"/>
        </w:rPr>
        <w:t>戴尔标准产品</w:t>
      </w:r>
      <w:r>
        <w:rPr>
          <w:rFonts w:ascii="Calibri" w:hAnsi="Calibri" w:eastAsia="宋体" w:cs="Calibri"/>
          <w:kern w:val="0"/>
          <w:sz w:val="20"/>
          <w:szCs w:val="20"/>
        </w:rPr>
        <w:t>”指戴尔的原始设备制造商顾客通常可以购得的标准DELL”、“Dell”、“戴尔”或“戴爾”品牌的计算机硬件。本术语也包括由戴尔提供但未粘贴“DELL”、“Dell”、“戴尔”或“戴爾”商标标识的戴尔标准产品（比如，非商标的“oem-ready”的盒子）。</w:t>
      </w:r>
    </w:p>
    <w:p w14:paraId="6E4BB185">
      <w:pPr>
        <w:widowControl/>
        <w:rPr>
          <w:rFonts w:ascii="Calibri" w:hAnsi="Calibri" w:eastAsia="宋体" w:cs="Calibri"/>
          <w:kern w:val="0"/>
          <w:sz w:val="20"/>
          <w:szCs w:val="20"/>
        </w:rPr>
      </w:pPr>
    </w:p>
    <w:p w14:paraId="68E63D77">
      <w:pPr>
        <w:widowControl/>
        <w:rPr>
          <w:rFonts w:ascii="Calibri" w:hAnsi="Calibri" w:eastAsia="宋体" w:cs="Calibri"/>
          <w:kern w:val="0"/>
          <w:sz w:val="20"/>
          <w:szCs w:val="20"/>
        </w:rPr>
      </w:pPr>
      <w:r>
        <w:rPr>
          <w:rFonts w:ascii="Calibri" w:hAnsi="Calibri" w:eastAsia="宋体" w:cs="Calibri"/>
          <w:kern w:val="0"/>
          <w:sz w:val="20"/>
          <w:szCs w:val="20"/>
        </w:rPr>
        <w:t>2.4 “</w:t>
      </w:r>
      <w:r>
        <w:rPr>
          <w:rFonts w:ascii="Calibri" w:hAnsi="Calibri" w:eastAsia="宋体" w:cs="Calibri"/>
          <w:b/>
          <w:kern w:val="0"/>
          <w:sz w:val="20"/>
          <w:szCs w:val="20"/>
        </w:rPr>
        <w:t>最终用户”</w:t>
      </w:r>
      <w:r>
        <w:rPr>
          <w:rFonts w:ascii="Calibri" w:hAnsi="Calibri" w:eastAsia="宋体" w:cs="Calibri"/>
          <w:kern w:val="0"/>
          <w:sz w:val="20"/>
          <w:szCs w:val="20"/>
        </w:rPr>
        <w:t xml:space="preserve"> 指原始设备制造商的客户或原始设备制造商分销渠道的客户，原始设备制造商向该等客户提供或出售原始设备制造商产品为该客户的通常业务过程所用。 </w:t>
      </w:r>
    </w:p>
    <w:p w14:paraId="63D0EBB3">
      <w:pPr>
        <w:widowControl/>
        <w:ind w:left="720"/>
        <w:rPr>
          <w:rFonts w:ascii="Calibri" w:hAnsi="Calibri" w:eastAsia="宋体" w:cs="Calibri"/>
          <w:kern w:val="0"/>
          <w:sz w:val="20"/>
          <w:szCs w:val="20"/>
        </w:rPr>
      </w:pPr>
      <w:r>
        <w:rPr>
          <w:rFonts w:ascii="Calibri" w:hAnsi="Calibri" w:eastAsia="宋体" w:cs="Calibri"/>
          <w:color w:val="000000"/>
          <w:kern w:val="0"/>
          <w:sz w:val="24"/>
          <w:szCs w:val="20"/>
        </w:rPr>
        <w:t xml:space="preserve"> </w:t>
      </w:r>
    </w:p>
    <w:p w14:paraId="60EF1A53">
      <w:pPr>
        <w:widowControl/>
        <w:jc w:val="left"/>
        <w:rPr>
          <w:rFonts w:ascii="Calibri" w:hAnsi="Calibri" w:eastAsia="宋体" w:cs="Calibri"/>
          <w:kern w:val="0"/>
          <w:sz w:val="20"/>
          <w:szCs w:val="20"/>
        </w:rPr>
      </w:pPr>
      <w:r>
        <w:rPr>
          <w:rFonts w:ascii="Calibri" w:hAnsi="Calibri" w:eastAsia="宋体" w:cs="Calibri"/>
          <w:kern w:val="0"/>
          <w:sz w:val="20"/>
          <w:szCs w:val="20"/>
        </w:rPr>
        <w:t>2.5 “</w:t>
      </w:r>
      <w:r>
        <w:rPr>
          <w:rFonts w:ascii="Calibri" w:hAnsi="Calibri" w:eastAsia="宋体" w:cs="Calibri"/>
          <w:b/>
          <w:kern w:val="0"/>
          <w:sz w:val="20"/>
          <w:szCs w:val="20"/>
        </w:rPr>
        <w:t>知识产权</w:t>
      </w:r>
      <w:r>
        <w:rPr>
          <w:rFonts w:ascii="Calibri" w:hAnsi="Calibri" w:eastAsia="宋体" w:cs="Calibri"/>
          <w:kern w:val="0"/>
          <w:sz w:val="20"/>
          <w:szCs w:val="20"/>
        </w:rPr>
        <w:t xml:space="preserve">”指专利、实用新型、集成电路布图设计、版权、商标及任何以其它形式受法律保护的发明、模型、设计、技术信息及应用程序。 </w:t>
      </w:r>
    </w:p>
    <w:p w14:paraId="4FD1DC5C">
      <w:pPr>
        <w:widowControl/>
        <w:rPr>
          <w:rFonts w:ascii="Calibri" w:hAnsi="Calibri" w:eastAsia="宋体" w:cs="Calibri"/>
          <w:kern w:val="0"/>
          <w:sz w:val="20"/>
          <w:szCs w:val="20"/>
        </w:rPr>
      </w:pPr>
    </w:p>
    <w:p w14:paraId="40FF9914">
      <w:pPr>
        <w:widowControl/>
        <w:rPr>
          <w:rFonts w:ascii="Calibri" w:hAnsi="Calibri" w:eastAsia="宋体" w:cs="Calibri"/>
          <w:kern w:val="0"/>
          <w:sz w:val="20"/>
          <w:szCs w:val="20"/>
        </w:rPr>
      </w:pPr>
      <w:commentRangeStart w:id="2"/>
      <w:r>
        <w:rPr>
          <w:rFonts w:ascii="Calibri" w:hAnsi="Calibri" w:eastAsia="宋体" w:cs="Calibri"/>
          <w:kern w:val="0"/>
          <w:sz w:val="20"/>
          <w:szCs w:val="20"/>
        </w:rPr>
        <w:t>2.6 “</w:t>
      </w:r>
      <w:r>
        <w:rPr>
          <w:rFonts w:ascii="Calibri" w:hAnsi="Calibri" w:eastAsia="宋体" w:cs="Calibri"/>
          <w:b/>
          <w:kern w:val="0"/>
          <w:sz w:val="20"/>
          <w:szCs w:val="20"/>
        </w:rPr>
        <w:t>原始设备制造商产品</w:t>
      </w:r>
      <w:r>
        <w:rPr>
          <w:rFonts w:ascii="Calibri" w:hAnsi="Calibri" w:eastAsia="宋体" w:cs="Calibri"/>
          <w:kern w:val="0"/>
          <w:sz w:val="20"/>
          <w:szCs w:val="20"/>
        </w:rPr>
        <w:t>” 指融入了戴尔标准产品的、或使用了戴尔标准产品作为其组成部件的原始设备制造商的设备或增值解决方案。原始设备制造商产品具有与戴尔标准产品不同的功能，且由原始设备制造商面向最终用户销售。</w:t>
      </w:r>
      <w:commentRangeEnd w:id="2"/>
      <w:r>
        <w:rPr>
          <w:rStyle w:val="16"/>
          <w:rFonts w:ascii="Times New Roman" w:hAnsi="Times New Roman" w:eastAsia="宋体" w:cs="Times New Roman"/>
          <w:kern w:val="0"/>
        </w:rPr>
        <w:commentReference w:id="2"/>
      </w:r>
    </w:p>
    <w:p w14:paraId="28A05E12">
      <w:pPr>
        <w:widowControl/>
        <w:rPr>
          <w:rFonts w:ascii="Calibri" w:hAnsi="Calibri" w:eastAsia="宋体" w:cs="Calibri"/>
          <w:kern w:val="0"/>
          <w:sz w:val="20"/>
          <w:szCs w:val="20"/>
        </w:rPr>
      </w:pPr>
    </w:p>
    <w:p w14:paraId="2B45AF28">
      <w:pPr>
        <w:widowControl/>
        <w:rPr>
          <w:rFonts w:ascii="Calibri" w:hAnsi="Calibri" w:eastAsia="宋体" w:cs="Calibri"/>
          <w:kern w:val="0"/>
          <w:sz w:val="20"/>
          <w:szCs w:val="20"/>
        </w:rPr>
      </w:pPr>
      <w:r>
        <w:rPr>
          <w:rFonts w:ascii="Calibri" w:hAnsi="Calibri" w:eastAsia="宋体" w:cs="Calibri"/>
          <w:kern w:val="0"/>
          <w:sz w:val="20"/>
          <w:szCs w:val="20"/>
        </w:rPr>
        <w:t>2.7 “</w:t>
      </w:r>
      <w:r>
        <w:rPr>
          <w:rFonts w:ascii="Calibri" w:hAnsi="Calibri" w:eastAsia="宋体" w:cs="Calibri"/>
          <w:b/>
          <w:kern w:val="0"/>
          <w:sz w:val="20"/>
          <w:szCs w:val="20"/>
        </w:rPr>
        <w:t>订单</w:t>
      </w:r>
      <w:r>
        <w:rPr>
          <w:rFonts w:ascii="Calibri" w:hAnsi="Calibri" w:eastAsia="宋体" w:cs="Calibri"/>
          <w:kern w:val="0"/>
          <w:sz w:val="20"/>
          <w:szCs w:val="20"/>
        </w:rPr>
        <w:t xml:space="preserve">”指任何原始设备制造商依本协议购买产品或服务的订单。 </w:t>
      </w:r>
    </w:p>
    <w:p w14:paraId="2B5D6A79">
      <w:pPr>
        <w:widowControl/>
        <w:ind w:left="720"/>
        <w:rPr>
          <w:rFonts w:ascii="Calibri" w:hAnsi="Calibri" w:eastAsia="宋体" w:cs="Calibri"/>
          <w:kern w:val="0"/>
          <w:sz w:val="20"/>
          <w:szCs w:val="20"/>
        </w:rPr>
      </w:pPr>
    </w:p>
    <w:p w14:paraId="39CA6EBC">
      <w:pPr>
        <w:widowControl/>
        <w:rPr>
          <w:rFonts w:ascii="Calibri" w:hAnsi="Calibri" w:eastAsia="宋体" w:cs="Calibri"/>
          <w:kern w:val="0"/>
          <w:sz w:val="20"/>
          <w:szCs w:val="20"/>
        </w:rPr>
      </w:pPr>
      <w:r>
        <w:rPr>
          <w:rFonts w:ascii="Calibri" w:hAnsi="Calibri" w:eastAsia="宋体" w:cs="Calibri"/>
          <w:kern w:val="0"/>
          <w:sz w:val="20"/>
          <w:szCs w:val="20"/>
        </w:rPr>
        <w:t>2.8 “</w:t>
      </w:r>
      <w:r>
        <w:rPr>
          <w:rFonts w:ascii="Calibri" w:hAnsi="Calibri" w:eastAsia="宋体" w:cs="Calibri"/>
          <w:b/>
          <w:kern w:val="0"/>
          <w:sz w:val="20"/>
          <w:szCs w:val="20"/>
        </w:rPr>
        <w:t>产品</w:t>
      </w:r>
      <w:r>
        <w:rPr>
          <w:rFonts w:ascii="Calibri" w:hAnsi="Calibri" w:eastAsia="宋体" w:cs="Calibri"/>
          <w:kern w:val="0"/>
          <w:sz w:val="20"/>
          <w:szCs w:val="20"/>
        </w:rPr>
        <w:t>”指依本协议由戴尔出售给原始设备制造商的任何戴尔标准产品及第三方产品。</w:t>
      </w:r>
    </w:p>
    <w:p w14:paraId="260706C7">
      <w:pPr>
        <w:widowControl/>
        <w:rPr>
          <w:rFonts w:ascii="Calibri" w:hAnsi="Calibri" w:eastAsia="宋体" w:cs="Calibri"/>
          <w:kern w:val="0"/>
          <w:sz w:val="20"/>
          <w:szCs w:val="20"/>
        </w:rPr>
      </w:pPr>
    </w:p>
    <w:p w14:paraId="769BCA05">
      <w:pPr>
        <w:widowControl/>
        <w:rPr>
          <w:rFonts w:ascii="Calibri" w:hAnsi="Calibri" w:eastAsia="宋体" w:cs="Calibri"/>
          <w:kern w:val="0"/>
          <w:sz w:val="20"/>
          <w:szCs w:val="20"/>
        </w:rPr>
      </w:pPr>
      <w:r>
        <w:rPr>
          <w:rFonts w:ascii="Calibri" w:hAnsi="Calibri" w:eastAsia="宋体" w:cs="Calibri"/>
          <w:kern w:val="0"/>
          <w:sz w:val="20"/>
          <w:szCs w:val="20"/>
        </w:rPr>
        <w:t>2.9 “</w:t>
      </w:r>
      <w:r>
        <w:rPr>
          <w:rFonts w:ascii="Calibri" w:hAnsi="Calibri" w:eastAsia="宋体" w:cs="Calibri"/>
          <w:b/>
          <w:kern w:val="0"/>
          <w:sz w:val="20"/>
          <w:szCs w:val="20"/>
        </w:rPr>
        <w:t>第三方产品</w:t>
      </w:r>
      <w:r>
        <w:rPr>
          <w:rFonts w:ascii="Calibri" w:hAnsi="Calibri" w:eastAsia="宋体" w:cs="Calibri"/>
          <w:kern w:val="0"/>
          <w:sz w:val="20"/>
          <w:szCs w:val="20"/>
        </w:rPr>
        <w:t xml:space="preserve">”指除戴尔软件及戴尔标准产品之外的任何硬件或软件。 </w:t>
      </w:r>
    </w:p>
    <w:p w14:paraId="51A217D4">
      <w:pPr>
        <w:widowControl/>
        <w:rPr>
          <w:rFonts w:ascii="Calibri" w:hAnsi="Calibri" w:eastAsia="宋体" w:cs="Calibri"/>
          <w:kern w:val="0"/>
          <w:sz w:val="20"/>
          <w:szCs w:val="20"/>
        </w:rPr>
      </w:pPr>
    </w:p>
    <w:p w14:paraId="5278FD27">
      <w:pPr>
        <w:widowControl/>
        <w:rPr>
          <w:rFonts w:ascii="Calibri" w:hAnsi="Calibri" w:eastAsia="宋体" w:cs="Calibri"/>
          <w:kern w:val="0"/>
          <w:sz w:val="20"/>
          <w:szCs w:val="20"/>
        </w:rPr>
      </w:pPr>
      <w:r>
        <w:rPr>
          <w:rFonts w:ascii="Calibri" w:hAnsi="Calibri" w:eastAsia="宋体" w:cs="Calibri"/>
          <w:kern w:val="0"/>
          <w:sz w:val="20"/>
          <w:szCs w:val="20"/>
        </w:rPr>
        <w:t>2.10 “</w:t>
      </w:r>
      <w:r>
        <w:rPr>
          <w:rFonts w:ascii="Calibri" w:hAnsi="Calibri" w:eastAsia="宋体" w:cs="Calibri"/>
          <w:b/>
          <w:kern w:val="0"/>
          <w:sz w:val="20"/>
          <w:szCs w:val="20"/>
        </w:rPr>
        <w:t>特定部件</w:t>
      </w:r>
      <w:r>
        <w:rPr>
          <w:rFonts w:ascii="Calibri" w:hAnsi="Calibri" w:eastAsia="宋体" w:cs="Calibri"/>
          <w:kern w:val="0"/>
          <w:sz w:val="20"/>
          <w:szCs w:val="20"/>
        </w:rPr>
        <w:t>”指融入或附于原始设备制造商产品但非为现行戴尔标准产品的标准组件或部分的任何零件或部件。曾为标准零件但现今不再为戴尔标准产品经常使用的零件，或曾为戴尔标准产品通常使用的零件但已被停止使用的、或已达产品</w:t>
      </w:r>
      <w:r>
        <w:rPr>
          <w:rFonts w:ascii="Calibri" w:hAnsi="Calibri" w:eastAsia="宋体" w:cs="Calibri"/>
          <w:snapToGrid w:val="0"/>
          <w:kern w:val="0"/>
          <w:sz w:val="20"/>
          <w:szCs w:val="20"/>
        </w:rPr>
        <w:t>停产</w:t>
      </w:r>
      <w:r>
        <w:rPr>
          <w:rFonts w:ascii="Calibri" w:hAnsi="Calibri" w:eastAsia="宋体" w:cs="Calibri"/>
          <w:kern w:val="0"/>
          <w:sz w:val="20"/>
          <w:szCs w:val="20"/>
        </w:rPr>
        <w:t>期的零件，均将被视为“特定部件”。</w:t>
      </w:r>
    </w:p>
    <w:p w14:paraId="0694928B">
      <w:pPr>
        <w:widowControl/>
        <w:rPr>
          <w:ins w:id="0" w:author="证券法务部" w:date="2025-10-13T16:57:00Z"/>
          <w:rFonts w:ascii="Calibri" w:hAnsi="Calibri" w:eastAsia="宋体" w:cs="Calibri"/>
          <w:kern w:val="0"/>
          <w:sz w:val="20"/>
          <w:szCs w:val="20"/>
        </w:rPr>
      </w:pPr>
    </w:p>
    <w:p w14:paraId="0CC69C04">
      <w:pPr>
        <w:widowControl/>
        <w:rPr>
          <w:rFonts w:ascii="Calibri" w:hAnsi="Calibri" w:eastAsia="宋体" w:cs="Calibri"/>
          <w:kern w:val="0"/>
          <w:sz w:val="20"/>
          <w:szCs w:val="20"/>
        </w:rPr>
      </w:pPr>
      <w:r>
        <w:rPr>
          <w:rFonts w:ascii="Calibri" w:hAnsi="Calibri" w:eastAsia="宋体" w:cs="Calibri"/>
          <w:kern w:val="0"/>
          <w:sz w:val="20"/>
          <w:szCs w:val="20"/>
        </w:rPr>
        <w:t xml:space="preserve">2.11 </w:t>
      </w:r>
      <w:r>
        <w:rPr>
          <w:rFonts w:ascii="Calibri" w:hAnsi="Calibri" w:eastAsia="宋体" w:cs="Calibri"/>
          <w:b/>
          <w:kern w:val="0"/>
          <w:sz w:val="20"/>
          <w:szCs w:val="20"/>
        </w:rPr>
        <w:t>“中国”</w:t>
      </w:r>
      <w:r>
        <w:rPr>
          <w:rFonts w:ascii="Calibri" w:hAnsi="Calibri" w:eastAsia="宋体" w:cs="Calibri"/>
          <w:kern w:val="0"/>
          <w:sz w:val="20"/>
          <w:szCs w:val="20"/>
        </w:rPr>
        <w:t>，本合同中所称的“中国”仅指中华人民共和国内地的省、自治区和直辖市，不包括香港特别行政区、澳门特别行政区和台湾地区。</w:t>
      </w:r>
    </w:p>
    <w:p w14:paraId="3A5BFDCD">
      <w:pPr>
        <w:widowControl/>
        <w:rPr>
          <w:rFonts w:ascii="Calibri" w:hAnsi="Calibri" w:eastAsia="宋体" w:cs="Calibri"/>
          <w:kern w:val="0"/>
          <w:sz w:val="20"/>
          <w:szCs w:val="20"/>
        </w:rPr>
      </w:pPr>
    </w:p>
    <w:p w14:paraId="76246BB9">
      <w:pPr>
        <w:widowControl/>
        <w:jc w:val="left"/>
        <w:rPr>
          <w:rFonts w:ascii="Calibri" w:hAnsi="Calibri" w:eastAsia="宋体" w:cs="Calibri"/>
          <w:kern w:val="0"/>
          <w:sz w:val="20"/>
          <w:szCs w:val="20"/>
        </w:rPr>
      </w:pPr>
      <w:r>
        <w:rPr>
          <w:rFonts w:ascii="Calibri" w:hAnsi="Calibri" w:eastAsia="宋体" w:cs="Calibri"/>
          <w:kern w:val="0"/>
          <w:sz w:val="20"/>
          <w:szCs w:val="20"/>
        </w:rPr>
        <w:t>其它术语在本协议其它处定义。</w:t>
      </w:r>
    </w:p>
    <w:p w14:paraId="6E4598A2">
      <w:pPr>
        <w:widowControl/>
        <w:jc w:val="left"/>
        <w:rPr>
          <w:rFonts w:ascii="Calibri" w:hAnsi="Calibri" w:eastAsia="宋体" w:cs="Calibri"/>
          <w:kern w:val="0"/>
          <w:sz w:val="20"/>
          <w:szCs w:val="20"/>
        </w:rPr>
      </w:pPr>
    </w:p>
    <w:p w14:paraId="7EFD6593">
      <w:pPr>
        <w:widowControl/>
        <w:pBdr>
          <w:top w:val="single" w:color="auto" w:sz="4" w:space="1"/>
          <w:left w:val="single" w:color="auto" w:sz="4" w:space="4"/>
          <w:bottom w:val="single" w:color="auto" w:sz="4" w:space="1"/>
          <w:right w:val="single" w:color="auto" w:sz="4" w:space="4"/>
        </w:pBdr>
        <w:shd w:val="pct10" w:color="auto" w:fill="auto"/>
        <w:rPr>
          <w:rFonts w:ascii="Calibri" w:hAnsi="Calibri" w:eastAsia="宋体" w:cs="Calibri"/>
          <w:b/>
          <w:kern w:val="0"/>
          <w:sz w:val="24"/>
          <w:szCs w:val="20"/>
        </w:rPr>
      </w:pPr>
      <w:r>
        <w:rPr>
          <w:rFonts w:ascii="Calibri" w:hAnsi="Calibri" w:eastAsia="宋体" w:cs="Calibri"/>
          <w:b/>
          <w:i/>
          <w:kern w:val="0"/>
          <w:sz w:val="24"/>
          <w:szCs w:val="20"/>
        </w:rPr>
        <w:t>3.</w:t>
      </w:r>
      <w:r>
        <w:rPr>
          <w:rFonts w:ascii="Calibri" w:hAnsi="Calibri" w:eastAsia="宋体" w:cs="Calibri"/>
          <w:b/>
          <w:i/>
          <w:kern w:val="0"/>
          <w:sz w:val="24"/>
          <w:szCs w:val="20"/>
        </w:rPr>
        <w:tab/>
      </w:r>
      <w:r>
        <w:rPr>
          <w:rFonts w:ascii="Calibri" w:hAnsi="Calibri" w:eastAsia="宋体" w:cs="Calibri"/>
          <w:b/>
          <w:i/>
          <w:kern w:val="0"/>
          <w:sz w:val="24"/>
          <w:szCs w:val="20"/>
        </w:rPr>
        <w:t>本协议项下合同双方关系</w:t>
      </w:r>
    </w:p>
    <w:p w14:paraId="5A2EB9CD">
      <w:pPr>
        <w:widowControl/>
        <w:tabs>
          <w:tab w:val="left" w:pos="540"/>
        </w:tabs>
        <w:rPr>
          <w:rFonts w:ascii="Calibri" w:hAnsi="Calibri" w:eastAsia="宋体" w:cs="Calibri"/>
          <w:b/>
          <w:kern w:val="0"/>
          <w:sz w:val="20"/>
          <w:szCs w:val="20"/>
        </w:rPr>
      </w:pPr>
    </w:p>
    <w:p w14:paraId="4D9AE1F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3.1</w:t>
      </w:r>
      <w:r>
        <w:rPr>
          <w:rFonts w:ascii="Calibri" w:hAnsi="Calibri" w:eastAsia="宋体" w:cs="Calibri"/>
          <w:kern w:val="0"/>
          <w:sz w:val="20"/>
          <w:szCs w:val="20"/>
        </w:rPr>
        <w:tab/>
      </w:r>
      <w:r>
        <w:rPr>
          <w:rFonts w:ascii="Calibri" w:hAnsi="Calibri" w:eastAsia="宋体" w:cs="Calibri"/>
          <w:kern w:val="0"/>
          <w:sz w:val="20"/>
          <w:szCs w:val="20"/>
          <w:u w:val="single"/>
        </w:rPr>
        <w:t>转售产品权利的约定.</w:t>
      </w:r>
      <w:r>
        <w:rPr>
          <w:rFonts w:ascii="Calibri" w:hAnsi="Calibri" w:eastAsia="宋体" w:cs="Calibri"/>
          <w:kern w:val="0"/>
          <w:sz w:val="20"/>
          <w:szCs w:val="20"/>
        </w:rPr>
        <w:t xml:space="preserve">  在原始设备制造商遵守本协议的前提下，</w:t>
      </w:r>
      <w:commentRangeStart w:id="3"/>
      <w:r>
        <w:rPr>
          <w:rFonts w:ascii="Calibri" w:hAnsi="Calibri" w:eastAsia="宋体" w:cs="Calibri"/>
          <w:kern w:val="0"/>
          <w:sz w:val="20"/>
          <w:szCs w:val="20"/>
        </w:rPr>
        <w:t>原始设备制造商（直接或通过分销链中的分销商、第三方销售代理或其它营销商（统称为“</w:t>
      </w:r>
      <w:r>
        <w:rPr>
          <w:rFonts w:ascii="Calibri" w:hAnsi="Calibri" w:eastAsia="宋体" w:cs="Calibri"/>
          <w:b/>
          <w:i/>
          <w:kern w:val="0"/>
          <w:sz w:val="20"/>
          <w:szCs w:val="20"/>
        </w:rPr>
        <w:t>原始设备制造商代表</w:t>
      </w:r>
      <w:r>
        <w:rPr>
          <w:rFonts w:ascii="Calibri" w:hAnsi="Calibri" w:eastAsia="宋体" w:cs="Calibri"/>
          <w:kern w:val="0"/>
          <w:sz w:val="20"/>
          <w:szCs w:val="20"/>
        </w:rPr>
        <w:t>”））仅在将戴尔标准产品作为原始设备制造商产品的一部分，且原始设备制造商通过添加硬件、软件或服务使戴尔标准产品增值的情形下，方可转售戴尔标准产品。</w:t>
      </w:r>
      <w:commentRangeEnd w:id="3"/>
      <w:r>
        <w:rPr>
          <w:rStyle w:val="16"/>
          <w:rFonts w:ascii="Times New Roman" w:hAnsi="Times New Roman" w:eastAsia="宋体" w:cs="Times New Roman"/>
          <w:kern w:val="0"/>
        </w:rPr>
        <w:commentReference w:id="3"/>
      </w:r>
      <w:r>
        <w:rPr>
          <w:rFonts w:ascii="Calibri" w:hAnsi="Calibri" w:eastAsia="宋体" w:cs="Calibri"/>
          <w:kern w:val="0"/>
          <w:sz w:val="20"/>
          <w:szCs w:val="20"/>
        </w:rPr>
        <w:t>只有在原始设备制造商与其代表间的协议如同本协议一样内容广泛并作</w:t>
      </w:r>
      <w:commentRangeStart w:id="4"/>
      <w:r>
        <w:rPr>
          <w:rFonts w:ascii="Calibri" w:hAnsi="Calibri" w:eastAsia="宋体" w:cs="Calibri"/>
          <w:kern w:val="0"/>
          <w:sz w:val="20"/>
          <w:szCs w:val="20"/>
        </w:rPr>
        <w:t>出相关同等限制规定的情形下</w:t>
      </w:r>
      <w:commentRangeEnd w:id="4"/>
      <w:r>
        <w:rPr>
          <w:rStyle w:val="16"/>
          <w:rFonts w:ascii="Times New Roman" w:hAnsi="Times New Roman" w:eastAsia="宋体" w:cs="Times New Roman"/>
          <w:kern w:val="0"/>
        </w:rPr>
        <w:commentReference w:id="4"/>
      </w:r>
      <w:r>
        <w:rPr>
          <w:rFonts w:ascii="Calibri" w:hAnsi="Calibri" w:eastAsia="宋体" w:cs="Calibri"/>
          <w:kern w:val="0"/>
          <w:sz w:val="20"/>
          <w:szCs w:val="20"/>
        </w:rPr>
        <w:t>，原始设备制造商方可使用该等原始设备制造商代表转售原始设备制造商产品。</w:t>
      </w:r>
    </w:p>
    <w:p w14:paraId="49DC6BB2">
      <w:pPr>
        <w:widowControl/>
        <w:tabs>
          <w:tab w:val="left" w:pos="540"/>
        </w:tabs>
        <w:rPr>
          <w:rFonts w:ascii="Calibri" w:hAnsi="Calibri" w:eastAsia="宋体" w:cs="Calibri"/>
          <w:b/>
          <w:kern w:val="0"/>
          <w:sz w:val="20"/>
          <w:szCs w:val="20"/>
          <w:u w:val="single"/>
        </w:rPr>
      </w:pPr>
    </w:p>
    <w:p w14:paraId="281C5BC4">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3.2</w:t>
      </w:r>
      <w:r>
        <w:rPr>
          <w:rFonts w:ascii="Calibri" w:hAnsi="Calibri" w:eastAsia="宋体" w:cs="Calibri"/>
          <w:kern w:val="0"/>
          <w:sz w:val="20"/>
          <w:szCs w:val="20"/>
        </w:rPr>
        <w:tab/>
      </w:r>
      <w:r>
        <w:rPr>
          <w:rFonts w:ascii="Calibri" w:hAnsi="Calibri" w:eastAsia="宋体" w:cs="Calibri"/>
          <w:kern w:val="0"/>
          <w:sz w:val="20"/>
          <w:szCs w:val="20"/>
          <w:u w:val="single"/>
        </w:rPr>
        <w:t>非排他性；原始设备制造商的定价自主权</w:t>
      </w:r>
      <w:r>
        <w:rPr>
          <w:rFonts w:ascii="Calibri" w:hAnsi="Calibri" w:eastAsia="宋体" w:cs="Calibri"/>
          <w:kern w:val="0"/>
          <w:sz w:val="20"/>
          <w:szCs w:val="20"/>
        </w:rPr>
        <w:t xml:space="preserve">.  本协议不具有排他性。戴尔可（直接或通过第三方）向任何人，包括向原始设备制造商的客户，销售其产品、戴尔服务及/ 或其它产品和服务，而无需向原始设备制造商承担任何义务或责任。戴尔保留改变其产品分销渠道的权利，并保留任命、增加或终止其它原始设备制造商、分销商、第三方销售代理或其它营销商销售产品的权利，包括与原始设备制造商或其代表可能存在竞争关系的分销商、第三方销售代理或其它营销商。本协议不保证原始设备制造商能将成功售出产品。合同双方同意并理解，在任何时候，原始设备制造商可决定和/或确定转售价格。戴尔的原始设备制造客户部门和戴尔直接合伙人项目是分开且不同的业务及项目。原始设备制造商向戴尔的全球原始设备制造商解决方案部门购买产品或服务，并不能使其享有直接合伙人项目的利益。 </w:t>
      </w:r>
    </w:p>
    <w:p w14:paraId="62F92858">
      <w:pPr>
        <w:widowControl/>
        <w:tabs>
          <w:tab w:val="left" w:pos="540"/>
        </w:tabs>
        <w:rPr>
          <w:rFonts w:ascii="Calibri" w:hAnsi="Calibri" w:eastAsia="宋体" w:cs="Calibri"/>
          <w:b/>
          <w:kern w:val="0"/>
          <w:sz w:val="20"/>
          <w:szCs w:val="20"/>
          <w:u w:val="single"/>
        </w:rPr>
      </w:pPr>
    </w:p>
    <w:p w14:paraId="0B8DB660">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3.3</w:t>
      </w:r>
      <w:r>
        <w:rPr>
          <w:rFonts w:ascii="Calibri" w:hAnsi="Calibri" w:eastAsia="宋体" w:cs="Calibri"/>
          <w:kern w:val="0"/>
          <w:sz w:val="20"/>
          <w:szCs w:val="20"/>
        </w:rPr>
        <w:tab/>
      </w:r>
      <w:r>
        <w:rPr>
          <w:rFonts w:ascii="Calibri" w:hAnsi="Calibri" w:eastAsia="宋体" w:cs="Calibri"/>
          <w:kern w:val="0"/>
          <w:sz w:val="20"/>
          <w:szCs w:val="20"/>
          <w:u w:val="single"/>
        </w:rPr>
        <w:t>记录保存/文件交付</w:t>
      </w:r>
      <w:r>
        <w:rPr>
          <w:rFonts w:ascii="Calibri" w:hAnsi="Calibri" w:eastAsia="宋体" w:cs="Calibri"/>
          <w:kern w:val="0"/>
          <w:sz w:val="20"/>
          <w:szCs w:val="20"/>
        </w:rPr>
        <w:t>.  戴尔将其产品交付至原始设备制造商时含括的产品保证书、登记卡、软件许可协议及其它材料，原始设备制造商应同样地向其客户及最终用户提供。另外，就原始设备制造商对产品所做的增值变更，其应负责向客户及最终用户提供与之有关的类似的信息。</w:t>
      </w:r>
    </w:p>
    <w:p w14:paraId="569A44C2">
      <w:pPr>
        <w:widowControl/>
        <w:tabs>
          <w:tab w:val="left" w:pos="540"/>
        </w:tabs>
        <w:rPr>
          <w:rFonts w:ascii="Calibri" w:hAnsi="Calibri" w:eastAsia="宋体" w:cs="Calibri"/>
          <w:b/>
          <w:kern w:val="0"/>
          <w:sz w:val="20"/>
          <w:szCs w:val="20"/>
          <w:u w:val="single"/>
        </w:rPr>
      </w:pPr>
    </w:p>
    <w:p w14:paraId="774CB60B">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3.4</w:t>
      </w:r>
      <w:r>
        <w:rPr>
          <w:rFonts w:ascii="Calibri" w:hAnsi="Calibri" w:eastAsia="宋体" w:cs="Calibri"/>
          <w:kern w:val="0"/>
          <w:sz w:val="20"/>
          <w:szCs w:val="20"/>
        </w:rPr>
        <w:tab/>
      </w:r>
      <w:r>
        <w:rPr>
          <w:rFonts w:ascii="Calibri" w:hAnsi="Calibri" w:eastAsia="宋体" w:cs="Calibri"/>
          <w:kern w:val="0"/>
          <w:sz w:val="20"/>
          <w:szCs w:val="20"/>
          <w:u w:val="single"/>
        </w:rPr>
        <w:t>合同双方关系</w:t>
      </w:r>
      <w:r>
        <w:rPr>
          <w:rFonts w:ascii="Calibri" w:hAnsi="Calibri" w:eastAsia="宋体" w:cs="Calibri"/>
          <w:kern w:val="0"/>
          <w:sz w:val="20"/>
          <w:szCs w:val="20"/>
        </w:rPr>
        <w:t xml:space="preserve">.  戴尔和原始设备制造商均为独立的合同当事人，双方都是依法成立的自负盈亏、各自独立的企业法人。任何一方均不代表另一方作出任何保证或陈述或为另一方承担任何义务。除非本协议另有明确规定，任何一方不是并且也不可声称是另一方的授权代表、合伙企业、特许经营人、代理人或存在联营或委托关系等。  </w:t>
      </w:r>
    </w:p>
    <w:p w14:paraId="54F0AF98">
      <w:pPr>
        <w:widowControl/>
        <w:tabs>
          <w:tab w:val="left" w:pos="540"/>
        </w:tabs>
        <w:rPr>
          <w:rFonts w:ascii="Calibri" w:hAnsi="Calibri" w:eastAsia="宋体" w:cs="Calibri"/>
          <w:kern w:val="0"/>
          <w:sz w:val="20"/>
          <w:szCs w:val="20"/>
        </w:rPr>
      </w:pPr>
    </w:p>
    <w:p w14:paraId="308D2DC4">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 xml:space="preserve">3.5   </w:t>
      </w:r>
      <w:r>
        <w:rPr>
          <w:rFonts w:ascii="Calibri" w:hAnsi="Calibri" w:eastAsia="宋体" w:cs="Calibri"/>
          <w:kern w:val="0"/>
          <w:sz w:val="20"/>
          <w:szCs w:val="20"/>
          <w:u w:val="single"/>
        </w:rPr>
        <w:t>关联公司订单</w:t>
      </w:r>
      <w:r>
        <w:rPr>
          <w:rFonts w:ascii="Calibri" w:hAnsi="Calibri" w:eastAsia="宋体" w:cs="Calibri"/>
          <w:kern w:val="0"/>
          <w:sz w:val="20"/>
          <w:szCs w:val="20"/>
        </w:rPr>
        <w:t xml:space="preserve">.  戴尔有权决定原始设备制造商的关联公司可否依本协议向戴尔及其关联公司订购产品或服务。该等订购应包括且受限于本协议的条款及条件。为该等订单的目的，本协议中使用的术语“原始设备制造商” 应指下订单的原始设备制造商和其关联公司，“戴尔”应指接受订单的戴尔及戴尔的关联公司。如原始设备制造商的任何关联公司依本协议提交订单，或任何戴尔关联公司依本协议接受订单，该等关联公司将因此而同意遵守本协议的条款及条件。同时，戴尔可停止向原始设备制造商的任何关联公司出售产品或戴尔服务，或要求该原始设备制造商关联公司支付额外款项及/或要求该原始设备制造商关联公司遵守其它信用条件。  </w:t>
      </w:r>
    </w:p>
    <w:p w14:paraId="33217FFC">
      <w:pPr>
        <w:widowControl/>
        <w:tabs>
          <w:tab w:val="left" w:pos="540"/>
        </w:tabs>
        <w:rPr>
          <w:rFonts w:ascii="Calibri" w:hAnsi="Calibri" w:eastAsia="宋体" w:cs="Calibri"/>
          <w:kern w:val="0"/>
          <w:sz w:val="20"/>
          <w:szCs w:val="20"/>
        </w:rPr>
      </w:pPr>
    </w:p>
    <w:p w14:paraId="2737C0D6">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 xml:space="preserve">3.6  </w:t>
      </w:r>
      <w:r>
        <w:rPr>
          <w:rFonts w:ascii="Calibri" w:hAnsi="Calibri" w:eastAsia="宋体" w:cs="Calibri"/>
          <w:kern w:val="0"/>
          <w:sz w:val="20"/>
          <w:szCs w:val="20"/>
          <w:u w:val="single"/>
        </w:rPr>
        <w:t>关联公司保证</w:t>
      </w:r>
      <w:r>
        <w:rPr>
          <w:rFonts w:ascii="Calibri" w:hAnsi="Calibri" w:eastAsia="宋体" w:cs="Calibri"/>
          <w:kern w:val="0"/>
          <w:sz w:val="20"/>
          <w:szCs w:val="20"/>
        </w:rPr>
        <w:t>.  受限于上述第3.5条的规定，并有鉴于戴尔同意向原始设备制造商的关联公司提供其向原始设备制造商提供的同等或类似信用待遇，原</w:t>
      </w:r>
      <w:commentRangeStart w:id="5"/>
      <w:r>
        <w:rPr>
          <w:rFonts w:ascii="Calibri" w:hAnsi="Calibri" w:eastAsia="宋体" w:cs="Calibri"/>
          <w:kern w:val="0"/>
          <w:sz w:val="20"/>
          <w:szCs w:val="20"/>
        </w:rPr>
        <w:t>始设备制造商在此无条件地对其关联公司向戴尔履行付款义务承担连带保证责任，其将全额并及时地向戴尔或戴尔关联公司支付所有应由原始设备制造商的关联公司支付的到期款项</w:t>
      </w:r>
      <w:commentRangeEnd w:id="5"/>
      <w:r>
        <w:rPr>
          <w:rStyle w:val="16"/>
          <w:rFonts w:ascii="Times New Roman" w:hAnsi="Times New Roman" w:eastAsia="宋体" w:cs="Times New Roman"/>
          <w:kern w:val="0"/>
        </w:rPr>
        <w:commentReference w:id="5"/>
      </w:r>
      <w:r>
        <w:rPr>
          <w:rFonts w:ascii="Calibri" w:hAnsi="Calibri" w:eastAsia="宋体" w:cs="Calibri"/>
          <w:kern w:val="0"/>
          <w:sz w:val="20"/>
          <w:szCs w:val="20"/>
        </w:rPr>
        <w:t xml:space="preserve">。    </w:t>
      </w:r>
    </w:p>
    <w:p w14:paraId="20EDA6DD">
      <w:pPr>
        <w:widowControl/>
        <w:tabs>
          <w:tab w:val="left" w:pos="540"/>
        </w:tabs>
        <w:rPr>
          <w:rFonts w:ascii="Calibri" w:hAnsi="Calibri" w:eastAsia="宋体" w:cs="Calibri"/>
          <w:b/>
          <w:kern w:val="0"/>
          <w:sz w:val="20"/>
          <w:szCs w:val="20"/>
          <w:u w:val="single"/>
        </w:rPr>
      </w:pPr>
    </w:p>
    <w:p w14:paraId="58272CF2">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4.</w:t>
      </w:r>
      <w:r>
        <w:rPr>
          <w:rFonts w:ascii="Calibri" w:hAnsi="Calibri" w:eastAsia="宋体" w:cs="Calibri"/>
          <w:b/>
          <w:i/>
          <w:kern w:val="0"/>
          <w:sz w:val="24"/>
          <w:szCs w:val="20"/>
        </w:rPr>
        <w:tab/>
      </w:r>
      <w:r>
        <w:rPr>
          <w:rFonts w:ascii="Calibri" w:hAnsi="Calibri" w:eastAsia="宋体" w:cs="Calibri"/>
          <w:b/>
          <w:i/>
          <w:kern w:val="0"/>
          <w:sz w:val="24"/>
          <w:szCs w:val="20"/>
        </w:rPr>
        <w:t>定价</w:t>
      </w:r>
    </w:p>
    <w:p w14:paraId="71F436BF">
      <w:pPr>
        <w:widowControl/>
        <w:tabs>
          <w:tab w:val="left" w:pos="540"/>
        </w:tabs>
        <w:rPr>
          <w:rFonts w:ascii="Calibri" w:hAnsi="Calibri" w:eastAsia="宋体" w:cs="Calibri"/>
          <w:kern w:val="0"/>
          <w:sz w:val="20"/>
          <w:szCs w:val="20"/>
        </w:rPr>
      </w:pPr>
    </w:p>
    <w:p w14:paraId="40E540B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4.1</w:t>
      </w:r>
      <w:r>
        <w:rPr>
          <w:rFonts w:ascii="Calibri" w:hAnsi="Calibri" w:eastAsia="宋体" w:cs="Calibri"/>
          <w:kern w:val="0"/>
          <w:sz w:val="20"/>
          <w:szCs w:val="20"/>
        </w:rPr>
        <w:tab/>
      </w:r>
      <w:bookmarkStart w:id="0" w:name="OLE_LINK1"/>
      <w:bookmarkStart w:id="1" w:name="OLE_LINK2"/>
      <w:r>
        <w:rPr>
          <w:rFonts w:ascii="Calibri" w:hAnsi="Calibri" w:eastAsia="宋体" w:cs="Calibri"/>
          <w:kern w:val="0"/>
          <w:sz w:val="20"/>
          <w:szCs w:val="20"/>
          <w:u w:val="single"/>
        </w:rPr>
        <w:t>价格</w:t>
      </w:r>
      <w:r>
        <w:rPr>
          <w:rFonts w:ascii="Calibri" w:hAnsi="Calibri" w:eastAsia="宋体" w:cs="Calibri"/>
          <w:kern w:val="0"/>
          <w:sz w:val="20"/>
          <w:szCs w:val="20"/>
        </w:rPr>
        <w:t>.  戴尔提供给原始设备制造商的书面报价单应约定产品及戴尔服务的价格。如未提供书面报价单，该等产品及戴尔服务的价格则为戴尔不时提供给该等产品及戴尔服务的购买者的标准列价。除非另有约定，戴尔书面报价单所列的戴尔标准产品的价格在报价单签发日起三十（30）日内有效。但在</w:t>
      </w:r>
      <w:del w:id="1" w:author="证券法务部" w:date="2025-10-13T17:03:00Z">
        <w:commentRangeStart w:id="6"/>
        <w:r>
          <w:rPr>
            <w:rFonts w:hint="eastAsia" w:ascii="Calibri" w:hAnsi="Calibri" w:eastAsia="宋体" w:cs="Calibri"/>
            <w:kern w:val="0"/>
            <w:sz w:val="20"/>
            <w:szCs w:val="20"/>
          </w:rPr>
          <w:delText>任何时候</w:delText>
        </w:r>
        <w:commentRangeEnd w:id="6"/>
      </w:del>
      <w:r>
        <w:rPr>
          <w:rStyle w:val="16"/>
          <w:rFonts w:ascii="Times New Roman" w:hAnsi="Times New Roman" w:eastAsia="宋体" w:cs="Times New Roman"/>
          <w:kern w:val="0"/>
        </w:rPr>
        <w:commentReference w:id="6"/>
      </w:r>
      <w:ins w:id="2" w:author="证券法务部" w:date="2025-10-13T17:03:00Z">
        <w:r>
          <w:rPr>
            <w:rFonts w:hint="eastAsia" w:ascii="Calibri" w:hAnsi="Calibri" w:eastAsia="宋体" w:cs="Calibri"/>
            <w:kern w:val="0"/>
            <w:sz w:val="20"/>
            <w:szCs w:val="20"/>
          </w:rPr>
          <w:t>交易达成前</w:t>
        </w:r>
      </w:ins>
      <w:r>
        <w:rPr>
          <w:rFonts w:ascii="Calibri" w:hAnsi="Calibri" w:eastAsia="宋体" w:cs="Calibri"/>
          <w:kern w:val="0"/>
          <w:sz w:val="20"/>
          <w:szCs w:val="20"/>
        </w:rPr>
        <w:t xml:space="preserve">，如因材料短缺、生产材料或部件成本增加，或其它戴尔不能控制的原因，戴尔可修改报价单并提高产品及戴尔服务的价格。原始设备制造商认可戴尔向其提供的戴尔定价及折扣信息为戴尔的保密信息，原始设备制造商不得将该定价或折扣作为一项单独的条目提供给原始设备制造商代表或最终用户，或以其它方式将该等信息向第三方披露。  </w:t>
      </w:r>
    </w:p>
    <w:p w14:paraId="35F1562C">
      <w:pPr>
        <w:widowControl/>
        <w:tabs>
          <w:tab w:val="left" w:pos="540"/>
        </w:tabs>
        <w:rPr>
          <w:rFonts w:ascii="Calibri" w:hAnsi="Calibri" w:eastAsia="宋体" w:cs="Calibri"/>
          <w:kern w:val="0"/>
          <w:sz w:val="20"/>
          <w:szCs w:val="20"/>
        </w:rPr>
      </w:pPr>
    </w:p>
    <w:bookmarkEnd w:id="0"/>
    <w:bookmarkEnd w:id="1"/>
    <w:p w14:paraId="0683A2B7">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4.2</w:t>
      </w:r>
      <w:r>
        <w:rPr>
          <w:rFonts w:ascii="Calibri" w:hAnsi="Calibri" w:eastAsia="宋体" w:cs="Calibri"/>
          <w:kern w:val="0"/>
          <w:sz w:val="20"/>
          <w:szCs w:val="20"/>
        </w:rPr>
        <w:tab/>
      </w:r>
      <w:r>
        <w:rPr>
          <w:rFonts w:ascii="Calibri" w:hAnsi="Calibri" w:eastAsia="宋体" w:cs="Calibri"/>
          <w:kern w:val="0"/>
          <w:sz w:val="20"/>
          <w:szCs w:val="20"/>
        </w:rPr>
        <w:t>如原始设备制造商向戴尔转售方或分销商购买产品或戴尔的服务，销售和服务的最终价格及条款和条件应由原始设备制造商与</w:t>
      </w:r>
      <w:ins w:id="3" w:author="证券法务部" w:date="2025-10-13T17:04:00Z">
        <w:r>
          <w:rPr>
            <w:rFonts w:hint="eastAsia" w:ascii="Calibri" w:hAnsi="Calibri" w:eastAsia="宋体" w:cs="Calibri"/>
            <w:kern w:val="0"/>
            <w:sz w:val="20"/>
            <w:szCs w:val="20"/>
          </w:rPr>
          <w:t>戴尔转售方或分销商</w:t>
        </w:r>
      </w:ins>
      <w:del w:id="4" w:author="证券法务部" w:date="2025-10-13T17:04:00Z">
        <w:r>
          <w:rPr>
            <w:rFonts w:ascii="Calibri" w:hAnsi="Calibri" w:eastAsia="宋体" w:cs="Calibri"/>
            <w:kern w:val="0"/>
            <w:sz w:val="20"/>
            <w:szCs w:val="20"/>
          </w:rPr>
          <w:delText>原始设备制造商购得产品和服务的独立第三方</w:delText>
        </w:r>
      </w:del>
      <w:r>
        <w:rPr>
          <w:rFonts w:ascii="Calibri" w:hAnsi="Calibri" w:eastAsia="宋体" w:cs="Calibri"/>
          <w:kern w:val="0"/>
          <w:sz w:val="20"/>
          <w:szCs w:val="20"/>
        </w:rPr>
        <w:t xml:space="preserve">商定。戴尔非该等合同关系的合同方。 </w:t>
      </w:r>
    </w:p>
    <w:p w14:paraId="0305F9F6">
      <w:pPr>
        <w:widowControl/>
        <w:tabs>
          <w:tab w:val="left" w:pos="540"/>
        </w:tabs>
        <w:rPr>
          <w:rFonts w:ascii="Calibri" w:hAnsi="Calibri" w:eastAsia="宋体" w:cs="Calibri"/>
          <w:b/>
          <w:kern w:val="0"/>
          <w:sz w:val="20"/>
          <w:szCs w:val="20"/>
          <w:u w:val="single"/>
        </w:rPr>
      </w:pPr>
    </w:p>
    <w:p w14:paraId="1752FDAE">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4.3</w:t>
      </w:r>
      <w:r>
        <w:rPr>
          <w:rFonts w:ascii="Calibri" w:hAnsi="Calibri" w:eastAsia="宋体" w:cs="Calibri"/>
          <w:kern w:val="0"/>
          <w:sz w:val="20"/>
          <w:szCs w:val="20"/>
        </w:rPr>
        <w:tab/>
      </w:r>
      <w:r>
        <w:rPr>
          <w:rFonts w:ascii="Calibri" w:hAnsi="Calibri" w:eastAsia="宋体" w:cs="Calibri"/>
          <w:kern w:val="0"/>
          <w:sz w:val="20"/>
          <w:szCs w:val="20"/>
          <w:u w:val="single"/>
        </w:rPr>
        <w:t>折扣计算</w:t>
      </w:r>
      <w:r>
        <w:rPr>
          <w:rFonts w:ascii="Calibri" w:hAnsi="Calibri" w:eastAsia="宋体" w:cs="Calibri"/>
          <w:kern w:val="0"/>
          <w:sz w:val="20"/>
          <w:szCs w:val="20"/>
        </w:rPr>
        <w:t xml:space="preserve">.  戴尔可不时向原始设备制造商提供以戴尔标准列价为基础的特定折扣。在标准列价中加入运费和手续费及与产品销售相关的任何销售税、增值税及其它交易税之前，该等折扣将从标准列价中减除。原始设备制造商折扣不适用于特定产品促销的情形，且不能和其它优惠同时使用。原始设备制造商折扣也不适用于戴尔标准产品标准配置的特别定价。 戴尔按季度审查并调整该等折扣。  </w:t>
      </w:r>
    </w:p>
    <w:p w14:paraId="65DAAF3D">
      <w:pPr>
        <w:widowControl/>
        <w:tabs>
          <w:tab w:val="left" w:pos="540"/>
        </w:tabs>
        <w:rPr>
          <w:rFonts w:ascii="Calibri" w:hAnsi="Calibri" w:eastAsia="宋体" w:cs="Calibri"/>
          <w:b/>
          <w:kern w:val="0"/>
          <w:sz w:val="20"/>
          <w:szCs w:val="20"/>
          <w:u w:val="single"/>
        </w:rPr>
      </w:pPr>
    </w:p>
    <w:p w14:paraId="11819C64">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4.4</w:t>
      </w:r>
      <w:r>
        <w:rPr>
          <w:rFonts w:ascii="Calibri" w:hAnsi="Calibri" w:eastAsia="宋体" w:cs="Calibri"/>
          <w:kern w:val="0"/>
          <w:sz w:val="20"/>
          <w:szCs w:val="20"/>
        </w:rPr>
        <w:tab/>
      </w:r>
      <w:r>
        <w:rPr>
          <w:rFonts w:ascii="Calibri" w:hAnsi="Calibri" w:eastAsia="宋体" w:cs="Calibri"/>
          <w:kern w:val="0"/>
          <w:sz w:val="20"/>
          <w:szCs w:val="20"/>
          <w:u w:val="single"/>
        </w:rPr>
        <w:t>额外费用与税费</w:t>
      </w:r>
      <w:r>
        <w:rPr>
          <w:rFonts w:ascii="Calibri" w:hAnsi="Calibri" w:eastAsia="宋体" w:cs="Calibri"/>
          <w:kern w:val="0"/>
          <w:sz w:val="20"/>
          <w:szCs w:val="20"/>
        </w:rPr>
        <w:t xml:space="preserve">.  戴尔的定价不包括任何运费、保险、进口或出口费用、关税或其它与从戴尔的生产设施进口或出口产品相关的费用，原始设备制造商应负责支付该等费用。戴尔的定价也不包括所有国家或地方各部门所征之税项、国税、地税、销售税、使用税、增值税、货物税、动产税、特许经营税或类似税费。向戴尔征收的、与销售、交付或使用依本协议购买的产品或戴尔服务有关的税费（与戴尔的净资产或净收入有关的税费或者原始设备制造商已提供适当的免税凭证的税费除外），应由原始设备制造商支付。 </w:t>
      </w:r>
    </w:p>
    <w:p w14:paraId="34596B04">
      <w:pPr>
        <w:widowControl/>
        <w:tabs>
          <w:tab w:val="left" w:pos="540"/>
        </w:tabs>
        <w:rPr>
          <w:rFonts w:ascii="Calibri" w:hAnsi="Calibri" w:eastAsia="宋体" w:cs="Calibri"/>
          <w:b/>
          <w:kern w:val="0"/>
          <w:sz w:val="20"/>
          <w:szCs w:val="20"/>
          <w:u w:val="single"/>
        </w:rPr>
      </w:pPr>
    </w:p>
    <w:p w14:paraId="656B4541">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5.</w:t>
      </w:r>
      <w:r>
        <w:rPr>
          <w:rFonts w:ascii="Calibri" w:hAnsi="Calibri" w:eastAsia="宋体" w:cs="Calibri"/>
          <w:b/>
          <w:i/>
          <w:kern w:val="0"/>
          <w:sz w:val="24"/>
          <w:szCs w:val="20"/>
        </w:rPr>
        <w:tab/>
      </w:r>
      <w:r>
        <w:rPr>
          <w:rFonts w:ascii="Calibri" w:hAnsi="Calibri" w:eastAsia="宋体" w:cs="Calibri"/>
          <w:b/>
          <w:i/>
          <w:kern w:val="0"/>
          <w:sz w:val="24"/>
          <w:szCs w:val="20"/>
        </w:rPr>
        <w:t>产品的订购及交付</w:t>
      </w:r>
    </w:p>
    <w:p w14:paraId="5F4CAF6B">
      <w:pPr>
        <w:widowControl/>
        <w:tabs>
          <w:tab w:val="left" w:pos="540"/>
        </w:tabs>
        <w:rPr>
          <w:rFonts w:ascii="Calibri" w:hAnsi="Calibri" w:eastAsia="宋体" w:cs="Calibri"/>
          <w:b/>
          <w:kern w:val="0"/>
          <w:sz w:val="20"/>
          <w:szCs w:val="20"/>
          <w:u w:val="single"/>
        </w:rPr>
      </w:pPr>
    </w:p>
    <w:p w14:paraId="1BF28FCA">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5.1</w:t>
      </w:r>
      <w:r>
        <w:rPr>
          <w:rFonts w:ascii="Calibri" w:hAnsi="Calibri" w:eastAsia="宋体" w:cs="Calibri"/>
          <w:kern w:val="0"/>
          <w:sz w:val="20"/>
          <w:szCs w:val="20"/>
        </w:rPr>
        <w:tab/>
      </w:r>
      <w:r>
        <w:rPr>
          <w:rFonts w:ascii="Calibri" w:hAnsi="Calibri" w:eastAsia="宋体" w:cs="Calibri"/>
          <w:kern w:val="0"/>
          <w:sz w:val="20"/>
          <w:szCs w:val="20"/>
          <w:u w:val="single"/>
        </w:rPr>
        <w:t>订单取消</w:t>
      </w:r>
      <w:r>
        <w:rPr>
          <w:rFonts w:ascii="Calibri" w:hAnsi="Calibri" w:eastAsia="宋体" w:cs="Calibri"/>
          <w:kern w:val="0"/>
          <w:sz w:val="20"/>
          <w:szCs w:val="20"/>
        </w:rPr>
        <w:t>.  在戴尔标准产品投产前，原始设备制造商可变更或取消购买戴尔标准产品的订单。但是，</w:t>
      </w:r>
      <w:commentRangeStart w:id="7"/>
      <w:r>
        <w:rPr>
          <w:rFonts w:ascii="Calibri" w:hAnsi="Calibri" w:eastAsia="宋体" w:cs="Calibri"/>
          <w:kern w:val="0"/>
          <w:sz w:val="20"/>
          <w:szCs w:val="20"/>
        </w:rPr>
        <w:t>所有购买第三方产品、特定部件或</w:t>
      </w:r>
      <w:r>
        <w:rPr>
          <w:rFonts w:ascii="Calibri" w:hAnsi="Calibri" w:eastAsia="宋体" w:cs="Calibri"/>
          <w:snapToGrid w:val="0"/>
          <w:kern w:val="0"/>
          <w:sz w:val="20"/>
          <w:szCs w:val="20"/>
        </w:rPr>
        <w:t>停产</w:t>
      </w:r>
      <w:r>
        <w:rPr>
          <w:rFonts w:ascii="Calibri" w:hAnsi="Calibri" w:eastAsia="宋体" w:cs="Calibri"/>
          <w:kern w:val="0"/>
          <w:sz w:val="20"/>
          <w:szCs w:val="20"/>
        </w:rPr>
        <w:t>期（“EOL (End-Of-Life)” ）产品的订单</w:t>
      </w:r>
      <w:commentRangeEnd w:id="7"/>
      <w:r>
        <w:rPr>
          <w:rStyle w:val="16"/>
          <w:rFonts w:ascii="Times New Roman" w:hAnsi="Times New Roman" w:eastAsia="宋体" w:cs="Times New Roman"/>
          <w:kern w:val="0"/>
        </w:rPr>
        <w:commentReference w:id="7"/>
      </w:r>
      <w:r>
        <w:rPr>
          <w:rFonts w:ascii="Calibri" w:hAnsi="Calibri" w:eastAsia="宋体" w:cs="Calibri"/>
          <w:kern w:val="0"/>
          <w:sz w:val="20"/>
          <w:szCs w:val="20"/>
        </w:rPr>
        <w:t xml:space="preserve">，则为确定的订单，且非经戴尔事先书面同意，不得变更或取消。  </w:t>
      </w:r>
    </w:p>
    <w:p w14:paraId="4382EBC9">
      <w:pPr>
        <w:widowControl/>
        <w:tabs>
          <w:tab w:val="left" w:pos="540"/>
        </w:tabs>
        <w:rPr>
          <w:rFonts w:ascii="Calibri" w:hAnsi="Calibri" w:eastAsia="宋体" w:cs="Calibri"/>
          <w:kern w:val="0"/>
          <w:sz w:val="20"/>
          <w:szCs w:val="20"/>
        </w:rPr>
      </w:pPr>
    </w:p>
    <w:p w14:paraId="109C48BA">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5.2</w:t>
      </w:r>
      <w:r>
        <w:rPr>
          <w:rFonts w:ascii="Calibri" w:hAnsi="Calibri" w:eastAsia="宋体" w:cs="Calibri"/>
          <w:kern w:val="0"/>
          <w:sz w:val="20"/>
          <w:szCs w:val="20"/>
        </w:rPr>
        <w:tab/>
      </w:r>
      <w:r>
        <w:rPr>
          <w:rFonts w:ascii="Calibri" w:hAnsi="Calibri" w:eastAsia="宋体" w:cs="Calibri"/>
          <w:kern w:val="0"/>
          <w:sz w:val="20"/>
          <w:szCs w:val="20"/>
          <w:u w:val="single"/>
        </w:rPr>
        <w:t>订单形式</w:t>
      </w:r>
      <w:r>
        <w:rPr>
          <w:rFonts w:ascii="Calibri" w:hAnsi="Calibri" w:eastAsia="宋体" w:cs="Calibri"/>
          <w:kern w:val="0"/>
          <w:sz w:val="20"/>
          <w:szCs w:val="20"/>
        </w:rPr>
        <w:t>.  原始设备制造商可以电话、电子邮件、传真的方式下订单，或通过戴尔的网页（Premier Page）下电子订单。各项订单取决于戴尔是否接受。所有订单必须提及本协议并包含以下信息：（a）产品描述，包括产品号；（b）数量；（c）价格；（d）原始设备制造商要求的交货计划；（e）交货地点；以及（f）交货指示（见第5.3条“运输及手续事项”）。</w:t>
      </w:r>
      <w:del w:id="5" w:author="证券法务部" w:date="2025-10-13T17:08:00Z">
        <w:r>
          <w:rPr>
            <w:rFonts w:ascii="Calibri" w:hAnsi="Calibri" w:eastAsia="宋体" w:cs="Calibri"/>
            <w:kern w:val="0"/>
            <w:sz w:val="20"/>
            <w:szCs w:val="20"/>
          </w:rPr>
          <w:delText>所有订单均受本协议的条款及条件管辖。戴尔及原始设备制造商均不受任何预先印制在任何订单、订单认可或双方之间有关订单的其它函件上的条款及条件的约束。</w:delText>
        </w:r>
      </w:del>
      <w:r>
        <w:rPr>
          <w:rFonts w:ascii="Calibri" w:hAnsi="Calibri" w:eastAsia="宋体" w:cs="Calibri"/>
          <w:kern w:val="0"/>
          <w:sz w:val="20"/>
          <w:szCs w:val="20"/>
        </w:rPr>
        <w:t>如订单和本协议内容相冲突，</w:t>
      </w:r>
      <w:del w:id="6" w:author="证券法务部" w:date="2025-10-13T17:08:00Z">
        <w:r>
          <w:rPr>
            <w:rFonts w:hint="eastAsia" w:ascii="Calibri" w:hAnsi="Calibri" w:eastAsia="宋体" w:cs="Calibri"/>
            <w:kern w:val="0"/>
            <w:sz w:val="20"/>
            <w:szCs w:val="20"/>
          </w:rPr>
          <w:delText>本协议</w:delText>
        </w:r>
      </w:del>
      <w:ins w:id="7" w:author="证券法务部" w:date="2025-10-13T17:08:00Z">
        <w:commentRangeStart w:id="8"/>
        <w:r>
          <w:rPr>
            <w:rFonts w:hint="eastAsia" w:ascii="Calibri" w:hAnsi="Calibri" w:eastAsia="宋体" w:cs="Calibri"/>
            <w:kern w:val="0"/>
            <w:sz w:val="20"/>
            <w:szCs w:val="20"/>
          </w:rPr>
          <w:t>订单</w:t>
        </w:r>
      </w:ins>
      <w:r>
        <w:rPr>
          <w:rFonts w:ascii="Calibri" w:hAnsi="Calibri" w:eastAsia="宋体" w:cs="Calibri"/>
          <w:kern w:val="0"/>
          <w:sz w:val="20"/>
          <w:szCs w:val="20"/>
        </w:rPr>
        <w:t>优先适用</w:t>
      </w:r>
      <w:commentRangeEnd w:id="8"/>
      <w:r>
        <w:rPr>
          <w:rStyle w:val="16"/>
          <w:rFonts w:ascii="Times New Roman" w:hAnsi="Times New Roman" w:eastAsia="宋体" w:cs="Times New Roman"/>
          <w:kern w:val="0"/>
        </w:rPr>
        <w:commentReference w:id="8"/>
      </w:r>
      <w:r>
        <w:rPr>
          <w:rFonts w:ascii="Calibri" w:hAnsi="Calibri" w:eastAsia="宋体" w:cs="Calibri"/>
          <w:kern w:val="0"/>
          <w:sz w:val="20"/>
          <w:szCs w:val="20"/>
        </w:rPr>
        <w:t>。戴尔应向使用戴尔网页（Premier Page）下电子订单的原始设备制造商的指定联系人提供用户名及密码（“订购代码”）。同时，戴尔可不时变更用户名及密码。原始设备制造商可使用该等用户名及密码登录原始设备制造商的网页（Premier Page），并可在线下订单。原始设备制造商同意对订购代码保密，并控制代码的使用。另外，原始设备制造商同意，戴尔对订购代码的滥用的不承担责任，并且原始设备制造商在此放弃由于订购代码的滥用而对戴尔提起诉求的</w:t>
      </w:r>
      <w:bookmarkStart w:id="32" w:name="_GoBack"/>
      <w:bookmarkEnd w:id="32"/>
      <w:r>
        <w:rPr>
          <w:rFonts w:ascii="Calibri" w:hAnsi="Calibri" w:eastAsia="宋体" w:cs="Calibri"/>
          <w:kern w:val="0"/>
          <w:sz w:val="20"/>
          <w:szCs w:val="20"/>
        </w:rPr>
        <w:t>权利。戴尔将在原始设备制造商提出要求的三（3）日内尽商业上合理的努力撤销原始设备制造商订购代码。如</w:t>
      </w:r>
      <w:del w:id="8" w:author="证券法务部" w:date="2025-10-13T17:10:00Z">
        <w:r>
          <w:rPr>
            <w:rFonts w:ascii="Calibri" w:hAnsi="Calibri" w:eastAsia="宋体" w:cs="Calibri"/>
            <w:kern w:val="0"/>
            <w:sz w:val="20"/>
            <w:szCs w:val="20"/>
          </w:rPr>
          <w:delText>使用订购代码下</w:delText>
        </w:r>
      </w:del>
      <w:r>
        <w:rPr>
          <w:rFonts w:ascii="Calibri" w:hAnsi="Calibri" w:eastAsia="宋体" w:cs="Calibri"/>
          <w:kern w:val="0"/>
          <w:sz w:val="20"/>
          <w:szCs w:val="20"/>
        </w:rPr>
        <w:t>电子订单</w:t>
      </w:r>
      <w:ins w:id="9" w:author="证券法务部" w:date="2025-10-13T17:10:00Z">
        <w:r>
          <w:rPr>
            <w:rFonts w:hint="eastAsia" w:ascii="Calibri" w:hAnsi="Calibri" w:eastAsia="宋体" w:cs="Calibri"/>
            <w:kern w:val="0"/>
            <w:sz w:val="20"/>
            <w:szCs w:val="20"/>
          </w:rPr>
          <w:t>生效</w:t>
        </w:r>
      </w:ins>
      <w:r>
        <w:rPr>
          <w:rFonts w:ascii="Calibri" w:hAnsi="Calibri" w:eastAsia="宋体" w:cs="Calibri"/>
          <w:kern w:val="0"/>
          <w:sz w:val="20"/>
          <w:szCs w:val="20"/>
        </w:rPr>
        <w:t>，原始设备制造商同意受订单约束，并负责支付以电子订单订购的任何产品及戴尔服务的款项。</w:t>
      </w:r>
    </w:p>
    <w:p w14:paraId="569EBEB7">
      <w:pPr>
        <w:widowControl/>
        <w:tabs>
          <w:tab w:val="left" w:pos="540"/>
        </w:tabs>
        <w:rPr>
          <w:rFonts w:ascii="Calibri" w:hAnsi="Calibri" w:eastAsia="宋体" w:cs="Calibri"/>
          <w:kern w:val="0"/>
          <w:sz w:val="20"/>
          <w:szCs w:val="20"/>
        </w:rPr>
      </w:pPr>
    </w:p>
    <w:p w14:paraId="230766B2">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5.3</w:t>
      </w:r>
      <w:r>
        <w:rPr>
          <w:rFonts w:ascii="Calibri" w:hAnsi="Calibri" w:eastAsia="宋体" w:cs="Calibri"/>
          <w:kern w:val="0"/>
          <w:sz w:val="20"/>
          <w:szCs w:val="20"/>
        </w:rPr>
        <w:tab/>
      </w:r>
      <w:r>
        <w:rPr>
          <w:rFonts w:ascii="Calibri" w:hAnsi="Calibri" w:eastAsia="宋体" w:cs="Calibri"/>
          <w:kern w:val="0"/>
          <w:sz w:val="20"/>
          <w:szCs w:val="20"/>
          <w:u w:val="single"/>
        </w:rPr>
        <w:t>运输及手续</w:t>
      </w:r>
      <w:r>
        <w:rPr>
          <w:rFonts w:ascii="Calibri" w:hAnsi="Calibri" w:eastAsia="宋体" w:cs="Calibri"/>
          <w:kern w:val="0"/>
          <w:sz w:val="20"/>
          <w:szCs w:val="20"/>
        </w:rPr>
        <w:t>.  戴尔应提供预计运输日期。但预计运输日期并不是保证戴尔向原始设备制造商交货的日期，也不约束戴尔在任何特定日期交货。在戴尔指定的某个（某些）特定国家，原始设备制造商可要求戴尔使用原始设备制造商指定的承运人运输产品。在所有其它国家，戴尔将使用戴尔的指定承运人运输产品，</w:t>
      </w:r>
      <w:commentRangeStart w:id="9"/>
      <w:r>
        <w:rPr>
          <w:rFonts w:ascii="Calibri" w:hAnsi="Calibri" w:eastAsia="宋体" w:cs="Calibri"/>
          <w:kern w:val="0"/>
          <w:sz w:val="20"/>
          <w:szCs w:val="20"/>
        </w:rPr>
        <w:t>原始设备制造商应支付所有运费及手续费</w:t>
      </w:r>
      <w:commentRangeEnd w:id="9"/>
      <w:r>
        <w:rPr>
          <w:rStyle w:val="16"/>
          <w:rFonts w:ascii="Times New Roman" w:hAnsi="Times New Roman" w:eastAsia="宋体" w:cs="Times New Roman"/>
          <w:kern w:val="0"/>
        </w:rPr>
        <w:commentReference w:id="9"/>
      </w:r>
      <w:r>
        <w:rPr>
          <w:rFonts w:ascii="Calibri" w:hAnsi="Calibri" w:eastAsia="宋体" w:cs="Calibri"/>
          <w:kern w:val="0"/>
          <w:sz w:val="20"/>
          <w:szCs w:val="20"/>
        </w:rPr>
        <w:t xml:space="preserve">，戴尔将承担运输过程中产品丢失或任何货损的风险，该等风险在产品交付给原始设备制造商时转移。产品的“交付”发生于产品位于约定的交付地点并处于待卸状态时。如原始设备制造商指示戴尔使用原始设备制造商指定的承运人运输产品，则戴尔应使用由原始设备制造商预先付款的原始设备制造商指定的承运人的货运公司或货船运输产品，原始设备制造商应支付所有手续费，并应承担运输过程中产品丢失或任何货损的风险，该等风险在戴尔将货物交付给原始设备制造商指定的承运人时转移。 如产品发生安全问题或灾难性毁损，在该问题或毁损解决前，戴尔可停止再发货。     </w:t>
      </w:r>
    </w:p>
    <w:p w14:paraId="6DFB89F0">
      <w:pPr>
        <w:widowControl/>
        <w:tabs>
          <w:tab w:val="left" w:pos="540"/>
        </w:tabs>
        <w:rPr>
          <w:rFonts w:ascii="Calibri" w:hAnsi="Calibri" w:eastAsia="宋体" w:cs="Calibri"/>
          <w:kern w:val="0"/>
          <w:sz w:val="20"/>
          <w:szCs w:val="20"/>
        </w:rPr>
      </w:pPr>
    </w:p>
    <w:p w14:paraId="65E79CC5">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5.4</w:t>
      </w:r>
      <w:r>
        <w:rPr>
          <w:rFonts w:ascii="Calibri" w:hAnsi="Calibri" w:eastAsia="宋体" w:cs="Calibri"/>
          <w:kern w:val="0"/>
          <w:sz w:val="20"/>
          <w:szCs w:val="20"/>
        </w:rPr>
        <w:tab/>
      </w:r>
      <w:r>
        <w:rPr>
          <w:rFonts w:ascii="Calibri" w:hAnsi="Calibri" w:eastAsia="宋体" w:cs="Calibri"/>
          <w:kern w:val="0"/>
          <w:sz w:val="20"/>
          <w:szCs w:val="20"/>
          <w:u w:val="single"/>
        </w:rPr>
        <w:t>所有权</w:t>
      </w:r>
      <w:r>
        <w:rPr>
          <w:rFonts w:ascii="Calibri" w:hAnsi="Calibri" w:eastAsia="宋体" w:cs="Calibri"/>
          <w:kern w:val="0"/>
          <w:sz w:val="20"/>
          <w:szCs w:val="20"/>
        </w:rPr>
        <w:t>.  产品的所有权（许可协议对软件的所有权另外约定的情形除外）自戴尔将产品交付于原始设备制造商指定的地点时转移。</w:t>
      </w:r>
    </w:p>
    <w:p w14:paraId="017610A8">
      <w:pPr>
        <w:widowControl/>
        <w:tabs>
          <w:tab w:val="left" w:pos="540"/>
        </w:tabs>
        <w:rPr>
          <w:rFonts w:ascii="Calibri" w:hAnsi="Calibri" w:eastAsia="宋体" w:cs="Calibri"/>
          <w:kern w:val="0"/>
          <w:sz w:val="20"/>
          <w:szCs w:val="20"/>
        </w:rPr>
      </w:pPr>
    </w:p>
    <w:p w14:paraId="29699D67">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 xml:space="preserve">5.5  </w:t>
      </w:r>
      <w:r>
        <w:rPr>
          <w:rFonts w:ascii="Calibri" w:hAnsi="Calibri" w:eastAsia="宋体" w:cs="Calibri"/>
          <w:kern w:val="0"/>
          <w:sz w:val="20"/>
          <w:szCs w:val="20"/>
        </w:rPr>
        <w:tab/>
      </w:r>
      <w:r>
        <w:rPr>
          <w:rFonts w:ascii="Calibri" w:hAnsi="Calibri" w:eastAsia="宋体" w:cs="Calibri"/>
          <w:kern w:val="0"/>
          <w:sz w:val="20"/>
          <w:szCs w:val="20"/>
        </w:rPr>
        <w:t>特定部件的采购.  根据要求，原始设备制造商需提供给戴尔一份书面的特定部件需求预测。双方就戴尔将要订购的特定部件的数量达成一致意见。如果在双方约定的时间内（如果事先未约定时间，则视为90天）未使用到特殊部件，则戴尔将向原始设备制造商出具并交付发票，</w:t>
      </w:r>
      <w:commentRangeStart w:id="10"/>
      <w:r>
        <w:rPr>
          <w:rFonts w:ascii="Calibri" w:hAnsi="Calibri" w:eastAsia="宋体" w:cs="Calibri"/>
          <w:kern w:val="0"/>
          <w:sz w:val="20"/>
          <w:szCs w:val="20"/>
        </w:rPr>
        <w:t>原始设备制造商应就所有戴尔基于预测所订购的特定部件向戴尔支付该等款项。</w:t>
      </w:r>
      <w:commentRangeEnd w:id="10"/>
      <w:r>
        <w:rPr>
          <w:rStyle w:val="16"/>
          <w:rFonts w:ascii="Times New Roman" w:hAnsi="Times New Roman" w:eastAsia="宋体" w:cs="Times New Roman"/>
          <w:kern w:val="0"/>
        </w:rPr>
        <w:commentReference w:id="10"/>
      </w:r>
    </w:p>
    <w:p w14:paraId="53C83DE0">
      <w:pPr>
        <w:widowControl/>
        <w:tabs>
          <w:tab w:val="left" w:pos="540"/>
        </w:tabs>
        <w:rPr>
          <w:rFonts w:ascii="Calibri" w:hAnsi="Calibri" w:eastAsia="宋体" w:cs="Calibri"/>
          <w:kern w:val="0"/>
          <w:sz w:val="20"/>
          <w:szCs w:val="20"/>
        </w:rPr>
      </w:pPr>
    </w:p>
    <w:p w14:paraId="43FAAE54">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5.6</w:t>
      </w:r>
      <w:r>
        <w:rPr>
          <w:rFonts w:ascii="Calibri" w:hAnsi="Calibri" w:eastAsia="宋体" w:cs="Calibri"/>
          <w:kern w:val="0"/>
          <w:sz w:val="20"/>
          <w:szCs w:val="20"/>
        </w:rPr>
        <w:tab/>
      </w:r>
      <w:r>
        <w:rPr>
          <w:rFonts w:ascii="Calibri" w:hAnsi="Calibri" w:eastAsia="宋体" w:cs="Calibri"/>
          <w:kern w:val="0"/>
          <w:sz w:val="20"/>
          <w:szCs w:val="20"/>
          <w:u w:val="single"/>
        </w:rPr>
        <w:t>产品包装.</w:t>
      </w:r>
      <w:r>
        <w:rPr>
          <w:rFonts w:ascii="Calibri" w:hAnsi="Calibri" w:eastAsia="宋体" w:cs="Calibri"/>
          <w:kern w:val="0"/>
          <w:sz w:val="20"/>
          <w:szCs w:val="20"/>
        </w:rPr>
        <w:t xml:space="preserve">  除非另有约定，戴尔的报价包含适运的标准包装</w:t>
      </w:r>
      <w:ins w:id="10" w:author="证券法务部" w:date="2025-10-13T17:15:00Z">
        <w:r>
          <w:rPr>
            <w:rFonts w:ascii="Calibri" w:hAnsi="Calibri" w:eastAsia="宋体" w:cs="Calibri"/>
            <w:kern w:val="0"/>
            <w:sz w:val="20"/>
            <w:szCs w:val="20"/>
          </w:rPr>
          <w:t>且符合行业内标准，可以满足于通常状况下的长途运输，若由于包装的</w:t>
        </w:r>
      </w:ins>
      <w:ins w:id="11" w:author="证券法务部" w:date="2025-10-13T17:15:00Z">
        <w:r>
          <w:rPr>
            <w:rFonts w:hint="eastAsia" w:ascii="Calibri" w:hAnsi="Calibri" w:eastAsia="宋体" w:cs="Calibri"/>
            <w:kern w:val="0"/>
            <w:sz w:val="20"/>
            <w:szCs w:val="20"/>
          </w:rPr>
          <w:t>问题造成</w:t>
        </w:r>
      </w:ins>
      <w:ins w:id="12" w:author="证券法务部" w:date="2025-10-13T17:16:00Z">
        <w:r>
          <w:rPr>
            <w:rFonts w:hint="eastAsia" w:ascii="Calibri" w:hAnsi="Calibri" w:eastAsia="宋体" w:cs="Calibri"/>
            <w:kern w:val="0"/>
            <w:sz w:val="20"/>
            <w:szCs w:val="20"/>
          </w:rPr>
          <w:t>产品</w:t>
        </w:r>
      </w:ins>
      <w:ins w:id="13" w:author="证券法务部" w:date="2025-10-13T17:15:00Z">
        <w:r>
          <w:rPr>
            <w:rFonts w:hint="eastAsia" w:ascii="Calibri" w:hAnsi="Calibri" w:eastAsia="宋体" w:cs="Calibri"/>
            <w:kern w:val="0"/>
            <w:sz w:val="20"/>
            <w:szCs w:val="20"/>
          </w:rPr>
          <w:t>损失，</w:t>
        </w:r>
      </w:ins>
      <w:ins w:id="14" w:author="证券法务部" w:date="2025-10-13T17:16:00Z">
        <w:r>
          <w:rPr>
            <w:rFonts w:hint="eastAsia" w:ascii="Calibri" w:hAnsi="Calibri" w:eastAsia="宋体" w:cs="Calibri"/>
            <w:kern w:val="0"/>
            <w:sz w:val="20"/>
            <w:szCs w:val="20"/>
          </w:rPr>
          <w:t>戴尔负责</w:t>
        </w:r>
      </w:ins>
      <w:ins w:id="15" w:author="证券法务部" w:date="2025-10-13T17:15:00Z">
        <w:r>
          <w:rPr>
            <w:rFonts w:hint="eastAsia" w:ascii="Calibri" w:hAnsi="Calibri" w:eastAsia="宋体" w:cs="Calibri"/>
            <w:kern w:val="0"/>
            <w:sz w:val="20"/>
            <w:szCs w:val="20"/>
          </w:rPr>
          <w:t>进行赔偿</w:t>
        </w:r>
      </w:ins>
      <w:r>
        <w:rPr>
          <w:rFonts w:ascii="Calibri" w:hAnsi="Calibri" w:eastAsia="宋体" w:cs="Calibri"/>
          <w:kern w:val="0"/>
          <w:sz w:val="20"/>
          <w:szCs w:val="20"/>
        </w:rPr>
        <w:t>。原始设备制造商将向戴尔提供自定义包装要求，以供戴尔审查估价。戴尔不对因为满足原始设备制造商的自定义包装要求而导致的迟延承担责任。</w:t>
      </w:r>
    </w:p>
    <w:p w14:paraId="02FE968D">
      <w:pPr>
        <w:widowControl/>
        <w:tabs>
          <w:tab w:val="left" w:pos="540"/>
        </w:tabs>
        <w:rPr>
          <w:rFonts w:ascii="Calibri" w:hAnsi="Calibri" w:eastAsia="宋体" w:cs="Calibri"/>
          <w:kern w:val="0"/>
          <w:sz w:val="20"/>
          <w:szCs w:val="20"/>
        </w:rPr>
      </w:pPr>
    </w:p>
    <w:p w14:paraId="7BE23E04">
      <w:pPr>
        <w:widowControl/>
        <w:numPr>
          <w:ilvl w:val="1"/>
          <w:numId w:val="2"/>
        </w:numPr>
        <w:jc w:val="left"/>
        <w:rPr>
          <w:rFonts w:ascii="Calibri" w:hAnsi="Calibri" w:eastAsia="宋体" w:cs="Calibri"/>
          <w:kern w:val="0"/>
          <w:sz w:val="20"/>
          <w:szCs w:val="20"/>
        </w:rPr>
      </w:pPr>
      <w:r>
        <w:rPr>
          <w:rFonts w:ascii="Calibri" w:hAnsi="Calibri" w:eastAsia="宋体" w:cs="Calibri"/>
          <w:kern w:val="0"/>
          <w:sz w:val="20"/>
          <w:szCs w:val="20"/>
          <w:u w:val="single"/>
        </w:rPr>
        <w:t>产品变更.</w:t>
      </w:r>
      <w:r>
        <w:rPr>
          <w:rFonts w:ascii="Calibri" w:hAnsi="Calibri" w:eastAsia="宋体" w:cs="Calibri"/>
          <w:kern w:val="0"/>
          <w:sz w:val="20"/>
          <w:szCs w:val="20"/>
        </w:rPr>
        <w:t xml:space="preserve">  在本协议期间内，戴尔可升级、变更或改变产品规格或终止产品。</w:t>
      </w:r>
      <w:commentRangeStart w:id="11"/>
      <w:r>
        <w:rPr>
          <w:rFonts w:ascii="Calibri" w:hAnsi="Calibri" w:eastAsia="宋体" w:cs="Calibri"/>
          <w:kern w:val="0"/>
          <w:sz w:val="20"/>
          <w:szCs w:val="20"/>
        </w:rPr>
        <w:t>该等戴尔标准产品的变更可发生于原始设备制造商订购戴尔标准产品之后至戴尔产品发运之前的期间</w:t>
      </w:r>
      <w:commentRangeEnd w:id="11"/>
      <w:r>
        <w:rPr>
          <w:rStyle w:val="16"/>
          <w:rFonts w:ascii="Times New Roman" w:hAnsi="Times New Roman" w:eastAsia="宋体" w:cs="Times New Roman"/>
          <w:kern w:val="0"/>
        </w:rPr>
        <w:commentReference w:id="11"/>
      </w:r>
      <w:r>
        <w:rPr>
          <w:rFonts w:ascii="Calibri" w:hAnsi="Calibri" w:eastAsia="宋体" w:cs="Calibri"/>
          <w:kern w:val="0"/>
          <w:sz w:val="20"/>
          <w:szCs w:val="20"/>
        </w:rPr>
        <w:t>。但是，所有发运给原始设备制造商的戴尔标准产品或代表原始设备制造商发运的戴尔标准产品，将符合或超过所订购的戴尔标准产品的所有实质方面的规格。</w:t>
      </w:r>
    </w:p>
    <w:p w14:paraId="31721266">
      <w:pPr>
        <w:widowControl/>
        <w:tabs>
          <w:tab w:val="left" w:pos="540"/>
        </w:tabs>
        <w:rPr>
          <w:rFonts w:ascii="Calibri" w:hAnsi="Calibri" w:eastAsia="宋体" w:cs="Calibri"/>
          <w:kern w:val="0"/>
          <w:sz w:val="20"/>
          <w:szCs w:val="20"/>
        </w:rPr>
      </w:pPr>
    </w:p>
    <w:p w14:paraId="00388FAD">
      <w:pPr>
        <w:widowControl/>
        <w:numPr>
          <w:ilvl w:val="1"/>
          <w:numId w:val="2"/>
        </w:numPr>
        <w:jc w:val="left"/>
        <w:rPr>
          <w:rFonts w:ascii="Calibri" w:hAnsi="Calibri" w:eastAsia="宋体" w:cs="Calibri"/>
          <w:kern w:val="0"/>
          <w:sz w:val="20"/>
          <w:szCs w:val="20"/>
        </w:rPr>
      </w:pPr>
      <w:r>
        <w:rPr>
          <w:rFonts w:ascii="Calibri" w:hAnsi="Calibri" w:eastAsia="宋体" w:cs="Calibri"/>
          <w:snapToGrid w:val="0"/>
          <w:kern w:val="0"/>
          <w:sz w:val="20"/>
          <w:szCs w:val="20"/>
        </w:rPr>
        <w:t>停产</w:t>
      </w:r>
      <w:r>
        <w:rPr>
          <w:rFonts w:ascii="Calibri" w:hAnsi="Calibri" w:eastAsia="宋体" w:cs="Calibri"/>
          <w:kern w:val="0"/>
          <w:sz w:val="20"/>
          <w:szCs w:val="20"/>
        </w:rPr>
        <w:t>期 (EOL)</w:t>
      </w:r>
      <w:r>
        <w:rPr>
          <w:rFonts w:ascii="Calibri" w:hAnsi="Calibri" w:eastAsia="宋体" w:cs="Calibri"/>
          <w:kern w:val="0"/>
          <w:sz w:val="20"/>
          <w:szCs w:val="20"/>
          <w:u w:val="single"/>
        </w:rPr>
        <w:t>产品</w:t>
      </w:r>
      <w:r>
        <w:rPr>
          <w:rFonts w:ascii="Calibri" w:hAnsi="Calibri" w:eastAsia="宋体" w:cs="Calibri"/>
          <w:kern w:val="0"/>
          <w:sz w:val="20"/>
          <w:szCs w:val="20"/>
        </w:rPr>
        <w:t xml:space="preserve">.  在戴尔标准产品已达生命周期末期时，将有一段同时销售新旧戴尔标准产品的新旧产品转换期间（通常为九十（90）天）。在该转换期内，如发生产品供应短缺，戴尔可以商业上合理的方式，在其客户间分配处于生命终期的戴尔标准产品的供应量。  </w:t>
      </w:r>
    </w:p>
    <w:p w14:paraId="14EC914E">
      <w:pPr>
        <w:widowControl/>
        <w:tabs>
          <w:tab w:val="left" w:pos="540"/>
        </w:tabs>
        <w:rPr>
          <w:rFonts w:ascii="Calibri" w:hAnsi="Calibri" w:eastAsia="宋体" w:cs="Calibri"/>
          <w:b/>
          <w:kern w:val="0"/>
          <w:sz w:val="20"/>
          <w:szCs w:val="20"/>
          <w:u w:val="single"/>
        </w:rPr>
      </w:pPr>
    </w:p>
    <w:p w14:paraId="528F0C51">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如果戴尔根据双方一致同意的工作陈述或技术规格单（每份单独称为“</w:t>
      </w:r>
      <w:r>
        <w:rPr>
          <w:rFonts w:ascii="Calibri" w:hAnsi="Calibri" w:eastAsia="宋体" w:cs="Calibri"/>
          <w:b/>
          <w:kern w:val="0"/>
          <w:sz w:val="20"/>
          <w:szCs w:val="20"/>
        </w:rPr>
        <w:t>服务协议</w:t>
      </w:r>
      <w:r>
        <w:rPr>
          <w:rFonts w:ascii="Calibri" w:hAnsi="Calibri" w:eastAsia="宋体" w:cs="Calibri"/>
          <w:kern w:val="0"/>
          <w:sz w:val="20"/>
          <w:szCs w:val="20"/>
        </w:rPr>
        <w:t>”）进行工程变更或提供工厂定制集成服务，以自定义原始设备制造商产品中的戴尔标准产品部分，则下述第5.9条将予以适用。</w:t>
      </w:r>
    </w:p>
    <w:p w14:paraId="54D8635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5.9</w:t>
      </w:r>
      <w:r>
        <w:rPr>
          <w:rFonts w:ascii="Calibri" w:hAnsi="Calibri" w:eastAsia="宋体" w:cs="Calibri"/>
          <w:kern w:val="0"/>
          <w:sz w:val="20"/>
          <w:szCs w:val="20"/>
        </w:rPr>
        <w:tab/>
      </w:r>
      <w:r>
        <w:rPr>
          <w:rFonts w:ascii="Calibri" w:hAnsi="Calibri" w:eastAsia="宋体" w:cs="Calibri"/>
          <w:kern w:val="0"/>
          <w:sz w:val="20"/>
          <w:szCs w:val="20"/>
          <w:u w:val="single"/>
        </w:rPr>
        <w:t>自定义服务</w:t>
      </w:r>
      <w:r>
        <w:rPr>
          <w:rFonts w:ascii="Calibri" w:hAnsi="Calibri" w:eastAsia="宋体" w:cs="Calibri"/>
          <w:kern w:val="0"/>
          <w:sz w:val="20"/>
          <w:szCs w:val="20"/>
        </w:rPr>
        <w:t>.  原始设备制造商负责以下事宜： （a）为各自定义配置确定技术规格；（b）确保上述技术规格妥善载入适用的服务协议；（c）在原始设备制造商下戴尔标准产品自定义配置的生产订单之前，检测模型以确认模型符合适用规格，且与特定部件或原始设备制造商的软件兼容；以及（d）获取戴尔为原始设备制造商复制、安装、修改及运输软件必须的许可或其它权利。 尽管戴尔可能进行生产集成测试，戴尔不对自定义配置的适用性、配置包含的第三方产品的修改或技术变更、特定部件或第三方或原始设备制造商提供的软件与配置的兼容性承担责任，也不对依据服务协议或原始设备制造商指示而安装的配置产生的任何责任或损失承担责任。原始设备制造商应负责遵守集成特定部件与配置方面的额外监管及安全合规要求。如原始设备制造商购买特定服务，要求戴尔在产品上附上或标出原始设备制造商的名称、标识或商标，原始设备制造商在此授予戴尔为此目的而使用该等名称、标识或商标的非排他的免费许可。如戴尔要求，原始设备制造商应就该事项与戴尔签订商标许可协议。</w:t>
      </w:r>
    </w:p>
    <w:p w14:paraId="0C68ADF8">
      <w:pPr>
        <w:widowControl/>
        <w:tabs>
          <w:tab w:val="left" w:pos="540"/>
        </w:tabs>
        <w:rPr>
          <w:rFonts w:ascii="Calibri" w:hAnsi="Calibri" w:eastAsia="宋体" w:cs="Calibri"/>
          <w:b/>
          <w:kern w:val="0"/>
          <w:sz w:val="20"/>
          <w:szCs w:val="20"/>
          <w:u w:val="single"/>
        </w:rPr>
      </w:pPr>
    </w:p>
    <w:p w14:paraId="26E6CC00">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6.</w:t>
      </w:r>
      <w:r>
        <w:rPr>
          <w:rFonts w:ascii="Calibri" w:hAnsi="Calibri" w:eastAsia="宋体" w:cs="Calibri"/>
          <w:b/>
          <w:i/>
          <w:kern w:val="0"/>
          <w:sz w:val="24"/>
          <w:szCs w:val="20"/>
        </w:rPr>
        <w:tab/>
      </w:r>
      <w:r>
        <w:rPr>
          <w:rFonts w:ascii="Calibri" w:hAnsi="Calibri" w:eastAsia="宋体" w:cs="Calibri"/>
          <w:b/>
          <w:i/>
          <w:kern w:val="0"/>
          <w:sz w:val="24"/>
          <w:szCs w:val="20"/>
        </w:rPr>
        <w:t>发票、付款及担保利益</w:t>
      </w:r>
    </w:p>
    <w:p w14:paraId="7F2CEBB8">
      <w:pPr>
        <w:widowControl/>
        <w:tabs>
          <w:tab w:val="left" w:pos="540"/>
        </w:tabs>
        <w:rPr>
          <w:rFonts w:ascii="Calibri" w:hAnsi="Calibri" w:eastAsia="宋体" w:cs="Calibri"/>
          <w:b/>
          <w:kern w:val="0"/>
          <w:sz w:val="20"/>
          <w:szCs w:val="20"/>
          <w:u w:val="single"/>
        </w:rPr>
      </w:pPr>
    </w:p>
    <w:p w14:paraId="795BFC3C">
      <w:pPr>
        <w:widowControl/>
        <w:tabs>
          <w:tab w:val="left" w:pos="540"/>
        </w:tabs>
        <w:rPr>
          <w:rFonts w:ascii="Calibri" w:hAnsi="Calibri" w:eastAsia="宋体" w:cs="Calibri"/>
          <w:b/>
          <w:kern w:val="0"/>
          <w:sz w:val="20"/>
          <w:szCs w:val="20"/>
          <w:u w:val="single"/>
        </w:rPr>
      </w:pPr>
      <w:r>
        <w:rPr>
          <w:rFonts w:ascii="Calibri" w:hAnsi="Calibri" w:eastAsia="宋体" w:cs="Calibri"/>
          <w:kern w:val="0"/>
          <w:sz w:val="20"/>
          <w:szCs w:val="20"/>
        </w:rPr>
        <w:t>6.1</w:t>
      </w:r>
      <w:r>
        <w:rPr>
          <w:rFonts w:ascii="Calibri" w:hAnsi="Calibri" w:eastAsia="宋体" w:cs="Calibri"/>
          <w:kern w:val="0"/>
          <w:sz w:val="20"/>
          <w:szCs w:val="20"/>
        </w:rPr>
        <w:tab/>
      </w:r>
      <w:r>
        <w:rPr>
          <w:rFonts w:ascii="Calibri" w:hAnsi="Calibri" w:eastAsia="宋体" w:cs="Calibri"/>
          <w:kern w:val="0"/>
          <w:sz w:val="20"/>
          <w:szCs w:val="20"/>
          <w:u w:val="single"/>
        </w:rPr>
        <w:t>发票及付款条款</w:t>
      </w:r>
      <w:r>
        <w:rPr>
          <w:rFonts w:ascii="Calibri" w:hAnsi="Calibri" w:eastAsia="宋体" w:cs="Calibri"/>
          <w:kern w:val="0"/>
          <w:sz w:val="20"/>
          <w:szCs w:val="20"/>
        </w:rPr>
        <w:t>.</w:t>
      </w:r>
      <w:r>
        <w:rPr>
          <w:rFonts w:ascii="Calibri" w:hAnsi="Calibri" w:eastAsia="宋体" w:cs="Calibri"/>
          <w:b/>
          <w:kern w:val="0"/>
          <w:sz w:val="20"/>
          <w:szCs w:val="20"/>
        </w:rPr>
        <w:t xml:space="preserve"> </w:t>
      </w:r>
      <w:r>
        <w:rPr>
          <w:rFonts w:ascii="Calibri" w:hAnsi="Calibri" w:eastAsia="宋体" w:cs="Calibri"/>
          <w:kern w:val="0"/>
          <w:sz w:val="20"/>
          <w:szCs w:val="20"/>
        </w:rPr>
        <w:t xml:space="preserve"> 根据戴尔书面确认的付款期限和信用额度，原始设备制造商应当依约及时付款。发票开具日期不应早于产品单据上记载的托运日期。原始设备制造商应以美元或戴尔发票上注明的货币付款。除非双方对付款方式另有明文约定，</w:t>
      </w:r>
      <w:commentRangeStart w:id="12"/>
      <w:r>
        <w:rPr>
          <w:rFonts w:ascii="Calibri" w:hAnsi="Calibri" w:eastAsia="宋体" w:cs="Calibri"/>
          <w:kern w:val="0"/>
          <w:sz w:val="20"/>
          <w:szCs w:val="20"/>
        </w:rPr>
        <w:t>否则，产品价款或服务报酬应在戴尔实际交付产品或提供服务之前全部付清</w:t>
      </w:r>
      <w:commentRangeEnd w:id="12"/>
      <w:r>
        <w:rPr>
          <w:rStyle w:val="16"/>
          <w:rFonts w:ascii="Times New Roman" w:hAnsi="Times New Roman" w:eastAsia="宋体" w:cs="Times New Roman"/>
          <w:kern w:val="0"/>
        </w:rPr>
        <w:commentReference w:id="12"/>
      </w:r>
      <w:r>
        <w:rPr>
          <w:rFonts w:ascii="Calibri" w:hAnsi="Calibri" w:eastAsia="宋体" w:cs="Calibri"/>
          <w:kern w:val="0"/>
          <w:sz w:val="20"/>
          <w:szCs w:val="20"/>
        </w:rPr>
        <w:t>。未依约支付则为逾期付款。如果发票项下的余额逾期未被支付，在不放弃任何法律赋予的或本协议约定的权利或救济的同时，戴尔可行使以下权利或救济（a）拒绝发运订单产品或拒绝接受额外订单；（b）</w:t>
      </w:r>
      <w:del w:id="16" w:author="证券法务部" w:date="2025-10-13T17:20:00Z">
        <w:r>
          <w:rPr>
            <w:rFonts w:ascii="Calibri" w:hAnsi="Calibri" w:eastAsia="宋体" w:cs="Calibri"/>
            <w:kern w:val="0"/>
            <w:sz w:val="20"/>
            <w:szCs w:val="20"/>
          </w:rPr>
          <w:delText>终止本协议；（c）暂停保证服务及技术支持；（d）</w:delText>
        </w:r>
      </w:del>
      <w:r>
        <w:rPr>
          <w:rFonts w:ascii="Calibri" w:hAnsi="Calibri" w:eastAsia="宋体" w:cs="Calibri"/>
          <w:kern w:val="0"/>
          <w:sz w:val="20"/>
          <w:szCs w:val="20"/>
        </w:rPr>
        <w:t>针对原始设备制造商同意支付的无争议逾期金额，按</w:t>
      </w:r>
      <w:ins w:id="17" w:author="证券法务部" w:date="2025-10-13T17:20:00Z">
        <w:r>
          <w:rPr>
            <w:rFonts w:hint="eastAsia" w:ascii="Calibri" w:hAnsi="Calibri" w:eastAsia="宋体" w:cs="Calibri"/>
            <w:kern w:val="0"/>
            <w:sz w:val="20"/>
            <w:szCs w:val="20"/>
          </w:rPr>
          <w:t>全国银行间同业拆借中心公布的一年期贷款市场报价利率（</w:t>
        </w:r>
      </w:ins>
      <w:ins w:id="18" w:author="证券法务部" w:date="2025-10-13T17:20:00Z">
        <w:r>
          <w:rPr>
            <w:rFonts w:ascii="Calibri" w:hAnsi="Calibri" w:eastAsia="宋体" w:cs="Calibri"/>
            <w:kern w:val="0"/>
            <w:sz w:val="20"/>
            <w:szCs w:val="20"/>
          </w:rPr>
          <w:t>LPR）标准为基础</w:t>
        </w:r>
      </w:ins>
      <w:del w:id="19" w:author="证券法务部" w:date="2025-10-13T17:20:00Z">
        <w:r>
          <w:rPr>
            <w:rFonts w:ascii="Calibri" w:hAnsi="Calibri" w:eastAsia="宋体" w:cs="Calibri"/>
            <w:kern w:val="0"/>
            <w:sz w:val="20"/>
            <w:szCs w:val="20"/>
          </w:rPr>
          <w:delText>每月百分之一（1％）</w:delText>
        </w:r>
      </w:del>
      <w:r>
        <w:rPr>
          <w:rFonts w:ascii="Calibri" w:hAnsi="Calibri" w:eastAsia="宋体" w:cs="Calibri"/>
          <w:kern w:val="0"/>
          <w:sz w:val="20"/>
          <w:szCs w:val="20"/>
        </w:rPr>
        <w:t>收取迟延付款的违约金，但该违约金最多不能超过适用法律允许的最高比率；及/或（</w:t>
      </w:r>
      <w:del w:id="20" w:author="证券法务部" w:date="2025-10-13T17:21:00Z">
        <w:r>
          <w:rPr>
            <w:rFonts w:hint="eastAsia" w:ascii="Calibri" w:hAnsi="Calibri" w:eastAsia="宋体" w:cs="Calibri"/>
            <w:kern w:val="0"/>
            <w:sz w:val="20"/>
            <w:szCs w:val="20"/>
          </w:rPr>
          <w:delText>e</w:delText>
        </w:r>
      </w:del>
      <w:ins w:id="21" w:author="证券法务部" w:date="2025-10-13T17:21:00Z">
        <w:r>
          <w:rPr>
            <w:rFonts w:hint="eastAsia" w:ascii="Calibri" w:hAnsi="Calibri" w:eastAsia="宋体" w:cs="Calibri"/>
            <w:kern w:val="0"/>
            <w:sz w:val="20"/>
            <w:szCs w:val="20"/>
          </w:rPr>
          <w:t>c</w:t>
        </w:r>
      </w:ins>
      <w:r>
        <w:rPr>
          <w:rFonts w:ascii="Calibri" w:hAnsi="Calibri" w:eastAsia="宋体" w:cs="Calibri"/>
          <w:kern w:val="0"/>
          <w:sz w:val="20"/>
          <w:szCs w:val="20"/>
        </w:rPr>
        <w:t>）向原始设备制造商收款</w:t>
      </w:r>
      <w:del w:id="22" w:author="证券法务部" w:date="2025-10-13T17:20:00Z">
        <w:r>
          <w:rPr>
            <w:rFonts w:ascii="Calibri" w:hAnsi="Calibri" w:eastAsia="宋体" w:cs="Calibri"/>
            <w:kern w:val="0"/>
            <w:sz w:val="20"/>
            <w:szCs w:val="20"/>
          </w:rPr>
          <w:delText>，包括因收款产生的所有相关费用及其它成本</w:delText>
        </w:r>
      </w:del>
      <w:r>
        <w:rPr>
          <w:rFonts w:ascii="Calibri" w:hAnsi="Calibri" w:eastAsia="宋体" w:cs="Calibri"/>
          <w:kern w:val="0"/>
          <w:sz w:val="20"/>
          <w:szCs w:val="20"/>
        </w:rPr>
        <w:t>。</w:t>
      </w:r>
    </w:p>
    <w:p w14:paraId="58E87684">
      <w:pPr>
        <w:widowControl/>
        <w:tabs>
          <w:tab w:val="left" w:pos="540"/>
        </w:tabs>
        <w:rPr>
          <w:rFonts w:ascii="Calibri" w:hAnsi="Calibri" w:eastAsia="宋体" w:cs="Calibri"/>
          <w:b/>
          <w:kern w:val="0"/>
          <w:sz w:val="20"/>
          <w:szCs w:val="20"/>
          <w:u w:val="single"/>
        </w:rPr>
      </w:pPr>
    </w:p>
    <w:p w14:paraId="6917955F">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7.</w:t>
      </w:r>
      <w:r>
        <w:rPr>
          <w:rFonts w:ascii="Calibri" w:hAnsi="Calibri" w:eastAsia="宋体" w:cs="Calibri"/>
          <w:b/>
          <w:i/>
          <w:kern w:val="0"/>
          <w:sz w:val="24"/>
          <w:szCs w:val="20"/>
        </w:rPr>
        <w:tab/>
      </w:r>
      <w:r>
        <w:rPr>
          <w:rFonts w:ascii="Calibri" w:hAnsi="Calibri" w:eastAsia="宋体" w:cs="Calibri"/>
          <w:b/>
          <w:i/>
          <w:kern w:val="0"/>
          <w:sz w:val="24"/>
          <w:szCs w:val="20"/>
        </w:rPr>
        <w:t>保证</w:t>
      </w:r>
    </w:p>
    <w:p w14:paraId="48CA3B2C">
      <w:pPr>
        <w:widowControl/>
        <w:tabs>
          <w:tab w:val="left" w:pos="540"/>
        </w:tabs>
        <w:rPr>
          <w:rFonts w:ascii="Calibri" w:hAnsi="Calibri" w:eastAsia="宋体" w:cs="Calibri"/>
          <w:b/>
          <w:kern w:val="0"/>
          <w:sz w:val="20"/>
          <w:szCs w:val="20"/>
        </w:rPr>
      </w:pPr>
    </w:p>
    <w:p w14:paraId="114CE2C6">
      <w:pPr>
        <w:widowControl/>
        <w:tabs>
          <w:tab w:val="left" w:pos="540"/>
        </w:tabs>
        <w:autoSpaceDE w:val="0"/>
        <w:autoSpaceDN w:val="0"/>
        <w:adjustRightInd w:val="0"/>
        <w:rPr>
          <w:rFonts w:ascii="Calibri" w:hAnsi="Calibri" w:eastAsia="宋体" w:cs="Calibri"/>
          <w:kern w:val="0"/>
          <w:sz w:val="20"/>
          <w:szCs w:val="20"/>
        </w:rPr>
      </w:pPr>
      <w:r>
        <w:rPr>
          <w:rFonts w:ascii="Calibri" w:hAnsi="Calibri" w:eastAsia="宋体" w:cs="Calibri"/>
          <w:kern w:val="0"/>
          <w:sz w:val="20"/>
          <w:szCs w:val="20"/>
        </w:rPr>
        <w:t>7.1</w:t>
      </w:r>
      <w:r>
        <w:rPr>
          <w:rFonts w:ascii="Calibri" w:hAnsi="Calibri" w:eastAsia="宋体" w:cs="Calibri"/>
          <w:kern w:val="0"/>
          <w:sz w:val="20"/>
          <w:szCs w:val="20"/>
        </w:rPr>
        <w:tab/>
      </w:r>
      <w:r>
        <w:rPr>
          <w:rFonts w:ascii="Calibri" w:hAnsi="Calibri" w:eastAsia="宋体" w:cs="Calibri"/>
          <w:kern w:val="0"/>
          <w:sz w:val="20"/>
          <w:szCs w:val="20"/>
          <w:u w:val="single"/>
        </w:rPr>
        <w:t>第三方产品保证</w:t>
      </w:r>
      <w:r>
        <w:rPr>
          <w:rFonts w:ascii="Calibri" w:hAnsi="Calibri" w:eastAsia="宋体" w:cs="Calibri"/>
          <w:kern w:val="0"/>
          <w:sz w:val="20"/>
          <w:szCs w:val="20"/>
        </w:rPr>
        <w:t>.  第三方产品可能附有原始生产商或许可人提供的有限保证（“</w:t>
      </w:r>
      <w:r>
        <w:rPr>
          <w:rFonts w:ascii="Calibri" w:hAnsi="Calibri" w:eastAsia="宋体" w:cs="Calibri"/>
          <w:b/>
          <w:kern w:val="0"/>
          <w:sz w:val="20"/>
          <w:szCs w:val="20"/>
        </w:rPr>
        <w:t>第三方保证</w:t>
      </w:r>
      <w:r>
        <w:rPr>
          <w:rFonts w:ascii="Calibri" w:hAnsi="Calibri" w:eastAsia="宋体" w:cs="Calibri"/>
          <w:kern w:val="0"/>
          <w:sz w:val="20"/>
          <w:szCs w:val="20"/>
        </w:rPr>
        <w:t>”）</w:t>
      </w:r>
      <w:bookmarkStart w:id="2" w:name="OLE_LINK3"/>
      <w:r>
        <w:rPr>
          <w:rFonts w:ascii="Calibri" w:hAnsi="Calibri" w:eastAsia="宋体" w:cs="Calibri"/>
          <w:kern w:val="0"/>
          <w:sz w:val="20"/>
          <w:szCs w:val="20"/>
        </w:rPr>
        <w:t>。戴尔对为履行第三方保证或因使用第三方产品产生的问题不承担责任。针对第三方保证项下的义务，原始设备制造商将完全依赖</w:t>
      </w:r>
      <w:bookmarkEnd w:id="2"/>
      <w:r>
        <w:rPr>
          <w:rFonts w:ascii="Calibri" w:hAnsi="Calibri" w:eastAsia="宋体" w:cs="Calibri"/>
          <w:kern w:val="0"/>
          <w:sz w:val="20"/>
          <w:szCs w:val="20"/>
        </w:rPr>
        <w:t>第三方保证人承担该等义务。</w:t>
      </w:r>
    </w:p>
    <w:p w14:paraId="4DA48CF6">
      <w:pPr>
        <w:widowControl/>
        <w:tabs>
          <w:tab w:val="left" w:pos="540"/>
        </w:tabs>
        <w:rPr>
          <w:rFonts w:ascii="Calibri" w:hAnsi="Calibri" w:eastAsia="宋体" w:cs="Calibri"/>
          <w:b/>
          <w:kern w:val="0"/>
          <w:sz w:val="20"/>
          <w:szCs w:val="20"/>
          <w:u w:val="single"/>
        </w:rPr>
      </w:pPr>
    </w:p>
    <w:p w14:paraId="3CC09AB3">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7.2</w:t>
      </w:r>
      <w:r>
        <w:rPr>
          <w:rFonts w:ascii="Calibri" w:hAnsi="Calibri" w:eastAsia="宋体" w:cs="Calibri"/>
          <w:kern w:val="0"/>
          <w:sz w:val="20"/>
          <w:szCs w:val="20"/>
        </w:rPr>
        <w:tab/>
      </w:r>
      <w:r>
        <w:rPr>
          <w:rFonts w:ascii="Calibri" w:hAnsi="Calibri" w:eastAsia="宋体" w:cs="Calibri"/>
          <w:kern w:val="0"/>
          <w:sz w:val="20"/>
          <w:szCs w:val="20"/>
          <w:u w:val="single"/>
        </w:rPr>
        <w:t>戴尔标准产品的有限保证</w:t>
      </w:r>
      <w:r>
        <w:rPr>
          <w:rFonts w:ascii="Calibri" w:hAnsi="Calibri" w:eastAsia="宋体" w:cs="Calibri"/>
          <w:kern w:val="0"/>
          <w:sz w:val="20"/>
          <w:szCs w:val="20"/>
        </w:rPr>
        <w:t>. 戴尔保证，在有限保证期内，戴尔标准产品的硬件将在所有实质方面符合该等产品托运当时的产品规格且材料及工艺无重大缺陷（“</w:t>
      </w:r>
      <w:r>
        <w:rPr>
          <w:rFonts w:ascii="Calibri" w:hAnsi="Calibri" w:eastAsia="宋体" w:cs="Calibri"/>
          <w:b/>
          <w:kern w:val="0"/>
          <w:sz w:val="20"/>
          <w:szCs w:val="20"/>
        </w:rPr>
        <w:t>有限保证</w:t>
      </w:r>
      <w:r>
        <w:rPr>
          <w:rFonts w:ascii="Calibri" w:hAnsi="Calibri" w:eastAsia="宋体" w:cs="Calibri"/>
          <w:kern w:val="0"/>
          <w:sz w:val="20"/>
          <w:szCs w:val="20"/>
        </w:rPr>
        <w:t>”）。戴尔将在发票上注明戴尔标准产品的有限保证期。 有限保证期始于产品自戴尔生产地点</w:t>
      </w:r>
      <w:commentRangeStart w:id="13"/>
      <w:r>
        <w:rPr>
          <w:rFonts w:ascii="Calibri" w:hAnsi="Calibri" w:eastAsia="宋体" w:cs="Calibri"/>
          <w:kern w:val="0"/>
          <w:sz w:val="20"/>
          <w:szCs w:val="20"/>
        </w:rPr>
        <w:t>被托运</w:t>
      </w:r>
      <w:commentRangeEnd w:id="13"/>
      <w:r>
        <w:rPr>
          <w:rStyle w:val="16"/>
          <w:rFonts w:ascii="Times New Roman" w:hAnsi="Times New Roman" w:eastAsia="宋体" w:cs="Times New Roman"/>
          <w:kern w:val="0"/>
        </w:rPr>
        <w:commentReference w:id="13"/>
      </w:r>
      <w:r>
        <w:rPr>
          <w:rFonts w:ascii="Calibri" w:hAnsi="Calibri" w:eastAsia="宋体" w:cs="Calibri"/>
          <w:kern w:val="0"/>
          <w:sz w:val="20"/>
          <w:szCs w:val="20"/>
        </w:rPr>
        <w:t>之日。原始设备制造商同意仅向最终用户提供戴尔提供的有限保证，同时，</w:t>
      </w:r>
      <w:bookmarkStart w:id="3" w:name="OLE_LINK10"/>
      <w:bookmarkStart w:id="4" w:name="OLE_LINK15"/>
      <w:r>
        <w:rPr>
          <w:rFonts w:ascii="Calibri" w:hAnsi="Calibri" w:eastAsia="宋体" w:cs="Calibri"/>
          <w:kern w:val="0"/>
          <w:sz w:val="20"/>
          <w:szCs w:val="20"/>
        </w:rPr>
        <w:t>原始设备制造商</w:t>
      </w:r>
      <w:bookmarkEnd w:id="3"/>
      <w:bookmarkEnd w:id="4"/>
      <w:r>
        <w:rPr>
          <w:rFonts w:ascii="Calibri" w:hAnsi="Calibri" w:eastAsia="宋体" w:cs="Calibri"/>
          <w:kern w:val="0"/>
          <w:sz w:val="20"/>
          <w:szCs w:val="20"/>
        </w:rPr>
        <w:t>应对其自身或其代表有意或无意提供给最终用户的任何更大范围的保证自行承担责任。</w:t>
      </w:r>
      <w:commentRangeStart w:id="14"/>
      <w:r>
        <w:rPr>
          <w:rFonts w:ascii="Calibri" w:hAnsi="Calibri" w:eastAsia="宋体" w:cs="Calibri"/>
          <w:kern w:val="0"/>
          <w:sz w:val="20"/>
          <w:szCs w:val="20"/>
        </w:rPr>
        <w:t>戴尔的退换货政策不适用于原始设备制造商、原始设备制造商代表及最终用户</w:t>
      </w:r>
      <w:commentRangeEnd w:id="14"/>
      <w:r>
        <w:rPr>
          <w:rStyle w:val="16"/>
          <w:rFonts w:ascii="Times New Roman" w:hAnsi="Times New Roman" w:eastAsia="宋体" w:cs="Times New Roman"/>
          <w:kern w:val="0"/>
        </w:rPr>
        <w:commentReference w:id="14"/>
      </w:r>
      <w:r>
        <w:rPr>
          <w:rFonts w:ascii="Calibri" w:hAnsi="Calibri" w:eastAsia="宋体" w:cs="Calibri"/>
          <w:kern w:val="0"/>
          <w:sz w:val="20"/>
          <w:szCs w:val="20"/>
        </w:rPr>
        <w:t>。原始设备制造商同意告知最终用户，戴尔的退货政策不适用于依本协议售给原始设备制造商的产品。如因原始设备制造商或其代表未能妥善通知最终用户戴尔当时有效的有限保证或戴尔退货政策不适用于依本协议售给原始设备制造商的产品，因此产生的任何损失或费用，原始设备制造商应为戴尔辩护，向戴尔提供赔偿，并使其免受任何损害。</w:t>
      </w:r>
    </w:p>
    <w:p w14:paraId="43FB9CFE">
      <w:pPr>
        <w:widowControl/>
        <w:tabs>
          <w:tab w:val="left" w:pos="540"/>
        </w:tabs>
        <w:rPr>
          <w:rFonts w:ascii="Calibri" w:hAnsi="Calibri" w:eastAsia="宋体" w:cs="Calibri"/>
          <w:kern w:val="0"/>
          <w:sz w:val="20"/>
          <w:szCs w:val="20"/>
        </w:rPr>
      </w:pPr>
    </w:p>
    <w:p w14:paraId="26C29F8E">
      <w:pPr>
        <w:widowControl/>
        <w:tabs>
          <w:tab w:val="left" w:pos="540"/>
          <w:tab w:val="left" w:pos="810"/>
        </w:tabs>
        <w:rPr>
          <w:rFonts w:ascii="Calibri" w:hAnsi="Calibri" w:eastAsia="宋体" w:cs="Calibri"/>
          <w:kern w:val="0"/>
          <w:sz w:val="20"/>
          <w:szCs w:val="20"/>
        </w:rPr>
      </w:pPr>
      <w:r>
        <w:rPr>
          <w:rFonts w:ascii="Calibri" w:hAnsi="Calibri" w:eastAsia="宋体" w:cs="Calibri"/>
          <w:kern w:val="0"/>
          <w:sz w:val="20"/>
          <w:szCs w:val="20"/>
        </w:rPr>
        <w:t>7.3</w:t>
      </w:r>
      <w:r>
        <w:rPr>
          <w:rFonts w:ascii="Calibri" w:hAnsi="Calibri" w:eastAsia="宋体" w:cs="Calibri"/>
          <w:kern w:val="0"/>
          <w:sz w:val="20"/>
          <w:szCs w:val="20"/>
        </w:rPr>
        <w:tab/>
      </w:r>
      <w:r>
        <w:rPr>
          <w:rFonts w:ascii="Calibri" w:hAnsi="Calibri" w:eastAsia="宋体" w:cs="Calibri"/>
          <w:kern w:val="0"/>
          <w:sz w:val="20"/>
          <w:szCs w:val="20"/>
        </w:rPr>
        <w:t>有限保证不适用于以下情形：（i）第三方产品；（ii） 自戴尔产品发运后添加的部件或依原始设备制造商要求通过戴尔工厂定制集成服务添加的部件；（iii）任何因上述第（ii）项所指部件或第三方产品引起的问题；（iv）因软件问题而必须维修的情形或因戴尔或其代表之外的人员改造或维修引起的问题； 或（v）因外部原因引起的损害或问题，包括事故、滥用、误用、疏忽、电力问题、天灾、非依产品说明而使用或正常损耗。适用于电池、灯泡及调色剂等消费品的保证可能与有限保证有所不同。</w:t>
      </w:r>
    </w:p>
    <w:p w14:paraId="136FD7EA">
      <w:pPr>
        <w:widowControl/>
        <w:tabs>
          <w:tab w:val="left" w:pos="360"/>
          <w:tab w:val="left" w:pos="810"/>
        </w:tabs>
        <w:rPr>
          <w:rFonts w:ascii="Calibri" w:hAnsi="Calibri" w:eastAsia="宋体" w:cs="Calibri"/>
          <w:kern w:val="0"/>
          <w:sz w:val="20"/>
          <w:szCs w:val="20"/>
        </w:rPr>
      </w:pPr>
    </w:p>
    <w:p w14:paraId="44BAF0DE">
      <w:pPr>
        <w:widowControl/>
        <w:tabs>
          <w:tab w:val="left" w:pos="540"/>
        </w:tabs>
        <w:autoSpaceDE w:val="0"/>
        <w:autoSpaceDN w:val="0"/>
        <w:adjustRightInd w:val="0"/>
        <w:rPr>
          <w:rFonts w:ascii="Calibri" w:hAnsi="Calibri" w:eastAsia="宋体" w:cs="Calibri"/>
          <w:kern w:val="0"/>
          <w:sz w:val="20"/>
          <w:szCs w:val="20"/>
        </w:rPr>
      </w:pPr>
      <w:r>
        <w:rPr>
          <w:rFonts w:ascii="Calibri" w:hAnsi="Calibri" w:eastAsia="宋体" w:cs="Calibri"/>
          <w:kern w:val="0"/>
          <w:sz w:val="20"/>
          <w:szCs w:val="20"/>
        </w:rPr>
        <w:t>7.4</w:t>
      </w:r>
      <w:r>
        <w:rPr>
          <w:rFonts w:ascii="Calibri" w:hAnsi="Calibri" w:eastAsia="宋体" w:cs="Calibri"/>
          <w:kern w:val="0"/>
          <w:sz w:val="20"/>
          <w:szCs w:val="20"/>
        </w:rPr>
        <w:tab/>
      </w:r>
      <w:r>
        <w:rPr>
          <w:rFonts w:ascii="Calibri" w:hAnsi="Calibri" w:eastAsia="宋体" w:cs="Calibri"/>
          <w:kern w:val="0"/>
          <w:sz w:val="20"/>
          <w:szCs w:val="20"/>
        </w:rPr>
        <w:t>即使戴尔已对产品将在特定配置中运行或达到某中结果做过讨论，戴尔亦不保证产品将在任何包含非戴尔硬件或软件的特定配置中能正常运行或取得特定结果。此外，原始设备制造商了解，戴尔标准产品系戴尔或其供应商为在一般用途的办公室/商务/或消费者环境中使用该等产品而设计、生产和测试。戴尔未对产品运用于高风险应用情形进行过测试或验证，该等高风险应用情形包括但不限于核设施运行、飞机航行、空中交通管制、紧急通讯系统、医疗系统、生命支持机器、武器系统或任何能被合理预计到的因产品失灵或故障将导致死亡 、人身伤害、重大的财产损失或严重环境污染的情形（“</w:t>
      </w:r>
      <w:r>
        <w:rPr>
          <w:rFonts w:ascii="Calibri" w:hAnsi="Calibri" w:eastAsia="宋体" w:cs="Calibri"/>
          <w:b/>
          <w:kern w:val="0"/>
          <w:sz w:val="20"/>
          <w:szCs w:val="20"/>
        </w:rPr>
        <w:t>高风险应用</w:t>
      </w:r>
      <w:r>
        <w:rPr>
          <w:rFonts w:ascii="Calibri" w:hAnsi="Calibri" w:eastAsia="宋体" w:cs="Calibri"/>
          <w:kern w:val="0"/>
          <w:sz w:val="20"/>
          <w:szCs w:val="20"/>
        </w:rPr>
        <w:t xml:space="preserve">”）。原始设备制造商理解并同意，戴尔不保证或担保产品适合于任何高风险应用，同时，原始设备制造商应就任何源于该等高风险应用而引起的任何第三方的权利主张免除戴尔的责任，且应赔偿戴尔因此遭受的任何损害。在戴尔和原始设备制造商之间，应由原始设备制造商负责配置、系统及网络的设计和实施，以使该等配置、系统及网络适合于原始设备制造商售给的最终用户的应用及运行环境所涉及的风险。  </w:t>
      </w:r>
    </w:p>
    <w:p w14:paraId="52B74BB7">
      <w:pPr>
        <w:widowControl/>
        <w:tabs>
          <w:tab w:val="left" w:pos="540"/>
        </w:tabs>
        <w:rPr>
          <w:rFonts w:ascii="Calibri" w:hAnsi="Calibri" w:eastAsia="宋体" w:cs="Calibri"/>
          <w:kern w:val="0"/>
          <w:sz w:val="20"/>
          <w:szCs w:val="20"/>
        </w:rPr>
      </w:pPr>
    </w:p>
    <w:p w14:paraId="5CE087DE">
      <w:pPr>
        <w:widowControl/>
        <w:tabs>
          <w:tab w:val="left" w:pos="540"/>
        </w:tabs>
        <w:rPr>
          <w:rFonts w:ascii="Calibri" w:hAnsi="Calibri" w:eastAsia="宋体" w:cs="Calibri"/>
          <w:kern w:val="0"/>
          <w:sz w:val="18"/>
          <w:szCs w:val="20"/>
        </w:rPr>
      </w:pPr>
      <w:r>
        <w:rPr>
          <w:rFonts w:ascii="Calibri" w:hAnsi="Calibri" w:eastAsia="宋体" w:cs="Calibri"/>
          <w:kern w:val="0"/>
          <w:sz w:val="20"/>
          <w:szCs w:val="20"/>
        </w:rPr>
        <w:t>7.5</w:t>
      </w:r>
      <w:r>
        <w:rPr>
          <w:rFonts w:ascii="Calibri" w:hAnsi="Calibri" w:eastAsia="宋体" w:cs="Calibri"/>
          <w:kern w:val="0"/>
          <w:sz w:val="20"/>
          <w:szCs w:val="20"/>
        </w:rPr>
        <w:tab/>
      </w:r>
      <w:r>
        <w:rPr>
          <w:rFonts w:ascii="Calibri" w:hAnsi="Calibri" w:eastAsia="宋体" w:cs="Calibri"/>
          <w:kern w:val="0"/>
          <w:sz w:val="20"/>
          <w:szCs w:val="20"/>
          <w:u w:val="single"/>
        </w:rPr>
        <w:t>保证救济</w:t>
      </w:r>
      <w:r>
        <w:rPr>
          <w:rFonts w:ascii="Calibri" w:hAnsi="Calibri" w:eastAsia="宋体" w:cs="Calibri"/>
          <w:kern w:val="0"/>
          <w:sz w:val="20"/>
          <w:szCs w:val="20"/>
        </w:rPr>
        <w:t>.  戴尔唯一的义务是，根据其自行决定，维修或使用新的</w:t>
      </w:r>
      <w:del w:id="23" w:author="证券法务部" w:date="2025-10-13T17:23:00Z">
        <w:r>
          <w:rPr>
            <w:rFonts w:ascii="Calibri" w:hAnsi="Calibri" w:eastAsia="宋体" w:cs="Calibri"/>
            <w:kern w:val="0"/>
            <w:sz w:val="20"/>
            <w:szCs w:val="20"/>
          </w:rPr>
          <w:delText>或翻新的</w:delText>
        </w:r>
      </w:del>
      <w:r>
        <w:rPr>
          <w:rFonts w:ascii="Calibri" w:hAnsi="Calibri" w:eastAsia="宋体" w:cs="Calibri"/>
          <w:kern w:val="0"/>
          <w:sz w:val="20"/>
          <w:szCs w:val="20"/>
        </w:rPr>
        <w:t>部件或产品替换不符合有限保证的戴尔标准产品，或向原始设备制造商提供合理的折旧费用。戴尔无义务对第三方产品及未经其保证的或已过保证期的戴尔标准产品进行维修。</w:t>
      </w:r>
    </w:p>
    <w:p w14:paraId="2CC92811">
      <w:pPr>
        <w:widowControl/>
        <w:tabs>
          <w:tab w:val="left" w:pos="540"/>
        </w:tabs>
        <w:rPr>
          <w:rFonts w:ascii="Calibri" w:hAnsi="Calibri" w:eastAsia="宋体" w:cs="Calibri"/>
          <w:b/>
          <w:kern w:val="0"/>
          <w:sz w:val="20"/>
          <w:szCs w:val="20"/>
          <w:u w:val="single"/>
        </w:rPr>
      </w:pPr>
    </w:p>
    <w:p w14:paraId="3C12D48A">
      <w:pPr>
        <w:widowControl/>
        <w:tabs>
          <w:tab w:val="left" w:pos="540"/>
        </w:tabs>
        <w:autoSpaceDE w:val="0"/>
        <w:autoSpaceDN w:val="0"/>
        <w:adjustRightInd w:val="0"/>
        <w:rPr>
          <w:rFonts w:ascii="Calibri" w:hAnsi="Calibri" w:eastAsia="宋体" w:cs="Calibri"/>
          <w:b/>
          <w:kern w:val="0"/>
          <w:sz w:val="20"/>
          <w:szCs w:val="20"/>
        </w:rPr>
      </w:pPr>
      <w:r>
        <w:rPr>
          <w:rFonts w:ascii="Calibri" w:hAnsi="Calibri" w:eastAsia="宋体" w:cs="Calibri"/>
          <w:kern w:val="0"/>
          <w:sz w:val="20"/>
          <w:szCs w:val="20"/>
        </w:rPr>
        <w:t>7.6</w:t>
      </w:r>
      <w:r>
        <w:rPr>
          <w:rFonts w:ascii="Calibri" w:hAnsi="Calibri" w:eastAsia="宋体" w:cs="Calibri"/>
          <w:kern w:val="0"/>
          <w:sz w:val="20"/>
          <w:szCs w:val="20"/>
        </w:rPr>
        <w:tab/>
      </w:r>
      <w:r>
        <w:rPr>
          <w:rFonts w:ascii="Calibri" w:hAnsi="Calibri" w:eastAsia="宋体" w:cs="Calibri"/>
          <w:kern w:val="0"/>
          <w:sz w:val="20"/>
          <w:szCs w:val="20"/>
          <w:u w:val="single"/>
        </w:rPr>
        <w:t>保证免责声明</w:t>
      </w:r>
      <w:r>
        <w:rPr>
          <w:rFonts w:ascii="Calibri" w:hAnsi="Calibri" w:eastAsia="宋体" w:cs="Calibri"/>
          <w:kern w:val="0"/>
          <w:sz w:val="20"/>
          <w:szCs w:val="20"/>
        </w:rPr>
        <w:t xml:space="preserve">.  </w:t>
      </w:r>
      <w:r>
        <w:rPr>
          <w:rFonts w:ascii="Calibri" w:hAnsi="Calibri" w:eastAsia="宋体" w:cs="Calibri"/>
          <w:b/>
          <w:kern w:val="0"/>
          <w:sz w:val="20"/>
          <w:szCs w:val="20"/>
        </w:rPr>
        <w:t xml:space="preserve">除上述第7.2条所述的对戴尔标准产品的明示有限保证之外，在法律允许的最大范围内，戴尔不作任何其它明示或默示的保证及条件，包括但不限于任何适销性保证、不侵权保证或适合特定目的的保证。 </w:t>
      </w:r>
      <w:r>
        <w:rPr>
          <w:rFonts w:ascii="Calibri" w:hAnsi="Calibri" w:eastAsia="宋体" w:cs="Calibri"/>
          <w:kern w:val="0"/>
          <w:sz w:val="20"/>
          <w:szCs w:val="20"/>
        </w:rPr>
        <w:t xml:space="preserve">戴尔可自由裁量决定对有限保证进行不时修改。但是，任何对有限保证的变更不影响戴尔已接受的产品订单。 </w:t>
      </w:r>
      <w:r>
        <w:rPr>
          <w:rFonts w:ascii="Calibri" w:hAnsi="Calibri" w:eastAsia="宋体" w:cs="Calibri"/>
          <w:b/>
          <w:kern w:val="0"/>
          <w:sz w:val="20"/>
          <w:szCs w:val="20"/>
        </w:rPr>
        <w:t xml:space="preserve"> </w:t>
      </w:r>
    </w:p>
    <w:p w14:paraId="39708D19">
      <w:pPr>
        <w:widowControl/>
        <w:tabs>
          <w:tab w:val="left" w:pos="540"/>
        </w:tabs>
        <w:autoSpaceDE w:val="0"/>
        <w:autoSpaceDN w:val="0"/>
        <w:adjustRightInd w:val="0"/>
        <w:rPr>
          <w:rFonts w:ascii="Calibri" w:hAnsi="Calibri" w:eastAsia="宋体" w:cs="Calibri"/>
          <w:b/>
          <w:kern w:val="0"/>
          <w:sz w:val="20"/>
          <w:szCs w:val="20"/>
        </w:rPr>
      </w:pPr>
    </w:p>
    <w:p w14:paraId="2DE1BF31">
      <w:pPr>
        <w:widowControl/>
        <w:tabs>
          <w:tab w:val="left" w:pos="540"/>
        </w:tabs>
        <w:autoSpaceDE w:val="0"/>
        <w:autoSpaceDN w:val="0"/>
        <w:adjustRightInd w:val="0"/>
        <w:rPr>
          <w:rFonts w:ascii="Calibri" w:hAnsi="Calibri" w:eastAsia="宋体" w:cs="Calibri"/>
          <w:bCs/>
          <w:kern w:val="0"/>
          <w:sz w:val="20"/>
          <w:szCs w:val="20"/>
        </w:rPr>
      </w:pPr>
      <w:r>
        <w:rPr>
          <w:rFonts w:hint="eastAsia" w:ascii="Calibri" w:hAnsi="Calibri" w:eastAsia="宋体" w:cs="Calibri"/>
          <w:bCs/>
          <w:kern w:val="0"/>
          <w:sz w:val="20"/>
          <w:szCs w:val="20"/>
        </w:rPr>
        <w:t>7.7</w:t>
      </w:r>
      <w:r>
        <w:rPr>
          <w:rFonts w:ascii="Calibri" w:hAnsi="Calibri" w:eastAsia="宋体" w:cs="Calibri"/>
          <w:bCs/>
          <w:kern w:val="0"/>
          <w:sz w:val="20"/>
          <w:szCs w:val="20"/>
        </w:rPr>
        <w:t xml:space="preserve"> </w:t>
      </w:r>
      <w:r>
        <w:rPr>
          <w:rFonts w:hint="eastAsia" w:ascii="Calibri" w:hAnsi="Calibri" w:eastAsia="宋体" w:cs="Calibri"/>
          <w:bCs/>
          <w:kern w:val="0"/>
          <w:sz w:val="20"/>
          <w:szCs w:val="20"/>
        </w:rPr>
        <w:t>根据《中华人民共和国循环经济促进法》的相关规定，为了提高资源利用效率，保护和改善环境，产品中可能会使用符合相关测试标准的在功能上等同于全新部件的合格翻新或翻修过的部件。戴尔可适用的相关质量保证及保修条款与条件均同样适用于上述翻新或翻修过的部件。产品维修或维护中使用的部件亦可能为全新、等同全新、翻新或翻修过的部件。</w:t>
      </w:r>
    </w:p>
    <w:p w14:paraId="48707CBD">
      <w:pPr>
        <w:widowControl/>
        <w:tabs>
          <w:tab w:val="left" w:pos="540"/>
        </w:tabs>
        <w:autoSpaceDE w:val="0"/>
        <w:autoSpaceDN w:val="0"/>
        <w:adjustRightInd w:val="0"/>
        <w:rPr>
          <w:rFonts w:ascii="Calibri" w:hAnsi="Calibri" w:eastAsia="宋体" w:cs="Calibri"/>
          <w:b/>
          <w:kern w:val="0"/>
          <w:sz w:val="20"/>
          <w:szCs w:val="20"/>
          <w:u w:val="single"/>
        </w:rPr>
      </w:pPr>
    </w:p>
    <w:p w14:paraId="1E6E3282">
      <w:pPr>
        <w:keepNext/>
        <w:keepLines/>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8.</w:t>
      </w:r>
      <w:r>
        <w:rPr>
          <w:rFonts w:ascii="Calibri" w:hAnsi="Calibri" w:eastAsia="宋体" w:cs="Calibri"/>
          <w:b/>
          <w:i/>
          <w:kern w:val="0"/>
          <w:sz w:val="24"/>
          <w:szCs w:val="20"/>
        </w:rPr>
        <w:tab/>
      </w:r>
      <w:r>
        <w:rPr>
          <w:rFonts w:ascii="Calibri" w:hAnsi="Calibri" w:eastAsia="宋体" w:cs="Calibri"/>
          <w:b/>
          <w:i/>
          <w:kern w:val="0"/>
          <w:sz w:val="24"/>
          <w:szCs w:val="20"/>
        </w:rPr>
        <w:t>软件及产品规格</w:t>
      </w:r>
    </w:p>
    <w:p w14:paraId="04946286">
      <w:pPr>
        <w:keepNext/>
        <w:keepLines/>
        <w:widowControl/>
        <w:tabs>
          <w:tab w:val="left" w:pos="540"/>
        </w:tabs>
        <w:rPr>
          <w:rFonts w:ascii="Calibri" w:hAnsi="Calibri" w:eastAsia="宋体" w:cs="Calibri"/>
          <w:b/>
          <w:kern w:val="0"/>
          <w:sz w:val="20"/>
          <w:szCs w:val="20"/>
        </w:rPr>
      </w:pPr>
    </w:p>
    <w:p w14:paraId="4B94521F">
      <w:pPr>
        <w:keepNext/>
        <w:keepLines/>
        <w:widowControl/>
        <w:tabs>
          <w:tab w:val="left" w:pos="540"/>
        </w:tabs>
        <w:rPr>
          <w:rFonts w:ascii="Calibri" w:hAnsi="Calibri" w:eastAsia="宋体" w:cs="Calibri"/>
          <w:kern w:val="0"/>
          <w:sz w:val="20"/>
          <w:szCs w:val="20"/>
        </w:rPr>
      </w:pPr>
      <w:r>
        <w:rPr>
          <w:rFonts w:ascii="Calibri" w:hAnsi="Calibri" w:eastAsia="宋体" w:cs="Calibri"/>
          <w:kern w:val="0"/>
          <w:sz w:val="20"/>
          <w:szCs w:val="20"/>
          <w:u w:val="single"/>
        </w:rPr>
        <w:t>软件</w:t>
      </w:r>
      <w:r>
        <w:rPr>
          <w:rFonts w:ascii="Calibri" w:hAnsi="Calibri" w:eastAsia="宋体" w:cs="Calibri"/>
          <w:kern w:val="0"/>
          <w:sz w:val="20"/>
          <w:szCs w:val="20"/>
        </w:rPr>
        <w:t>.  戴尔可将软件与产品同时销售。所有与产品同时销售的软件应遵守与该软件有关的许可协议的约定。在下述情形发生时，原始设备制造商同意其自身及所有软件的最终用户将受许可协议的约束且应遵守许可协议：（a）对于预先装载的软件，在产品第一次使用时；或者（b）对于和产品一同交付的软件，软件包装被打开或软件包装上的封条被破坏时。软件的任何保证由许可人提供，且许可人可变更其保证。</w:t>
      </w:r>
    </w:p>
    <w:p w14:paraId="141F45E2">
      <w:pPr>
        <w:widowControl/>
        <w:tabs>
          <w:tab w:val="left" w:pos="540"/>
        </w:tabs>
        <w:rPr>
          <w:rFonts w:ascii="Calibri" w:hAnsi="Calibri" w:eastAsia="宋体" w:cs="Calibri"/>
          <w:kern w:val="0"/>
          <w:sz w:val="20"/>
          <w:szCs w:val="20"/>
        </w:rPr>
      </w:pPr>
    </w:p>
    <w:p w14:paraId="0EC8A1AE">
      <w:pPr>
        <w:keepNext/>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9.</w:t>
      </w:r>
      <w:r>
        <w:rPr>
          <w:rFonts w:ascii="Calibri" w:hAnsi="Calibri" w:eastAsia="宋体" w:cs="Calibri"/>
          <w:b/>
          <w:i/>
          <w:kern w:val="0"/>
          <w:sz w:val="24"/>
          <w:szCs w:val="20"/>
        </w:rPr>
        <w:tab/>
      </w:r>
      <w:r>
        <w:rPr>
          <w:rFonts w:ascii="Calibri" w:hAnsi="Calibri" w:eastAsia="宋体" w:cs="Calibri"/>
          <w:b/>
          <w:i/>
          <w:kern w:val="0"/>
          <w:sz w:val="24"/>
          <w:szCs w:val="20"/>
        </w:rPr>
        <w:t>服务及支持</w:t>
      </w:r>
    </w:p>
    <w:p w14:paraId="41EF5AFD">
      <w:pPr>
        <w:widowControl/>
        <w:ind w:left="1440" w:hanging="720"/>
        <w:rPr>
          <w:rFonts w:ascii="Calibri" w:hAnsi="Calibri" w:eastAsia="宋体" w:cs="Calibri"/>
          <w:b/>
          <w:kern w:val="0"/>
          <w:sz w:val="20"/>
          <w:szCs w:val="20"/>
        </w:rPr>
      </w:pPr>
    </w:p>
    <w:p w14:paraId="16828064">
      <w:pPr>
        <w:widowControl/>
        <w:numPr>
          <w:ilvl w:val="1"/>
          <w:numId w:val="3"/>
        </w:numPr>
        <w:tabs>
          <w:tab w:val="left" w:pos="540"/>
        </w:tabs>
        <w:jc w:val="left"/>
        <w:rPr>
          <w:rFonts w:ascii="Calibri" w:hAnsi="Calibri" w:eastAsia="宋体" w:cs="Calibri"/>
          <w:kern w:val="0"/>
          <w:sz w:val="24"/>
          <w:szCs w:val="20"/>
        </w:rPr>
      </w:pPr>
      <w:r>
        <w:rPr>
          <w:rFonts w:ascii="Calibri" w:hAnsi="Calibri" w:eastAsia="宋体" w:cs="Calibri"/>
          <w:kern w:val="0"/>
          <w:sz w:val="20"/>
          <w:szCs w:val="20"/>
          <w:u w:val="single"/>
        </w:rPr>
        <w:t>支持服务</w:t>
      </w:r>
      <w:r>
        <w:rPr>
          <w:rFonts w:ascii="Calibri" w:hAnsi="Calibri" w:eastAsia="宋体" w:cs="Calibri"/>
          <w:kern w:val="0"/>
          <w:sz w:val="24"/>
          <w:szCs w:val="20"/>
        </w:rPr>
        <w:t xml:space="preserve">. </w:t>
      </w:r>
      <w:r>
        <w:rPr>
          <w:rFonts w:ascii="Calibri" w:hAnsi="Calibri" w:eastAsia="宋体" w:cs="Calibri"/>
          <w:kern w:val="0"/>
          <w:sz w:val="20"/>
          <w:szCs w:val="20"/>
        </w:rPr>
        <w:t>原始设备制造商应为其最终用户设立并维护支持服务。对于戴尔标准产品，原始设备制造商可与戴尔达成协议，由戴尔提供支持服务。戴尔的硬件保证支持服务应依适用的服务描述提供。有关服务描述的约定请浏览以下网页（</w:t>
      </w:r>
      <w:r>
        <w:fldChar w:fldCharType="begin"/>
      </w:r>
      <w:r>
        <w:instrText xml:space="preserve"> HYPERLINK "http://www.dell.com/learn/cn/zh/cncorp1/terms-of-sale-commercial-and-public-sector-service-contracts?c=cn&amp;l=zh&amp;s=corp" </w:instrText>
      </w:r>
      <w:r>
        <w:fldChar w:fldCharType="separate"/>
      </w:r>
      <w:r>
        <w:rPr>
          <w:rFonts w:ascii="Calibri" w:hAnsi="Calibri" w:eastAsia="宋体" w:cs="Calibri"/>
          <w:color w:val="0000FF"/>
          <w:kern w:val="0"/>
          <w:sz w:val="20"/>
          <w:szCs w:val="20"/>
          <w:u w:val="single"/>
        </w:rPr>
        <w:t>www.dell.com/servicecontracts</w:t>
      </w:r>
      <w:r>
        <w:rPr>
          <w:rFonts w:ascii="Calibri" w:hAnsi="Calibri" w:eastAsia="宋体" w:cs="Calibri"/>
          <w:color w:val="0000FF"/>
          <w:kern w:val="0"/>
          <w:sz w:val="20"/>
          <w:szCs w:val="20"/>
          <w:u w:val="single"/>
        </w:rPr>
        <w:fldChar w:fldCharType="end"/>
      </w:r>
      <w:r>
        <w:rPr>
          <w:rFonts w:ascii="Calibri" w:hAnsi="Calibri" w:eastAsia="宋体" w:cs="Calibri"/>
          <w:kern w:val="0"/>
          <w:sz w:val="24"/>
          <w:szCs w:val="20"/>
        </w:rPr>
        <w:t>）</w:t>
      </w:r>
      <w:r>
        <w:rPr>
          <w:rFonts w:ascii="Calibri" w:hAnsi="Calibri" w:eastAsia="宋体" w:cs="Calibri"/>
          <w:kern w:val="0"/>
          <w:sz w:val="20"/>
          <w:szCs w:val="20"/>
        </w:rPr>
        <w:t>上登载的服务说明。依适用的服务合同，如所在地理区域为戴尔支持服务覆盖的范围，原始设备制造商可向最终用户转移其购买的戴尔支持服务。</w:t>
      </w:r>
      <w:r>
        <w:rPr>
          <w:rFonts w:ascii="Calibri" w:hAnsi="Calibri" w:eastAsia="宋体" w:cs="Calibri"/>
          <w:kern w:val="0"/>
          <w:sz w:val="24"/>
          <w:szCs w:val="20"/>
        </w:rPr>
        <w:t xml:space="preserve">  </w:t>
      </w:r>
    </w:p>
    <w:p w14:paraId="2784460F">
      <w:pPr>
        <w:widowControl/>
        <w:rPr>
          <w:rFonts w:ascii="Calibri" w:hAnsi="Calibri" w:eastAsia="宋体" w:cs="Calibri"/>
          <w:kern w:val="0"/>
          <w:sz w:val="24"/>
          <w:szCs w:val="20"/>
        </w:rPr>
      </w:pPr>
    </w:p>
    <w:p w14:paraId="18807D1A">
      <w:pPr>
        <w:widowControl/>
        <w:numPr>
          <w:ilvl w:val="1"/>
          <w:numId w:val="3"/>
        </w:numPr>
        <w:tabs>
          <w:tab w:val="left" w:pos="540"/>
        </w:tabs>
        <w:jc w:val="left"/>
        <w:rPr>
          <w:rFonts w:ascii="Calibri" w:hAnsi="Calibri" w:eastAsia="宋体" w:cs="Calibri"/>
          <w:kern w:val="0"/>
          <w:sz w:val="24"/>
          <w:szCs w:val="20"/>
        </w:rPr>
      </w:pPr>
      <w:r>
        <w:rPr>
          <w:rFonts w:ascii="Calibri" w:hAnsi="Calibri" w:eastAsia="宋体" w:cs="Calibri"/>
          <w:kern w:val="0"/>
          <w:sz w:val="20"/>
          <w:szCs w:val="20"/>
          <w:u w:val="single"/>
        </w:rPr>
        <w:t>戴尔服务的转售</w:t>
      </w:r>
      <w:r>
        <w:rPr>
          <w:rFonts w:ascii="Calibri" w:hAnsi="Calibri" w:eastAsia="宋体" w:cs="Calibri"/>
          <w:kern w:val="0"/>
          <w:sz w:val="24"/>
          <w:szCs w:val="20"/>
        </w:rPr>
        <w:t xml:space="preserve">.  </w:t>
      </w:r>
      <w:r>
        <w:rPr>
          <w:rFonts w:ascii="Calibri" w:hAnsi="Calibri" w:eastAsia="宋体" w:cs="Calibri"/>
          <w:kern w:val="0"/>
          <w:sz w:val="20"/>
          <w:szCs w:val="20"/>
        </w:rPr>
        <w:t>原始设备制造商只能在销售戴尔标准产品的同时转售戴尔的硬件保证支持服务，且该保证服务只能转售给同意受戴尔服务描述中有关硬件保证支持服务条款（“服务描述”）约束的最终用户。戴尔服务描述的内容请在以下网页（</w:t>
      </w:r>
      <w:r>
        <w:fldChar w:fldCharType="begin"/>
      </w:r>
      <w:r>
        <w:instrText xml:space="preserve"> HYPERLINK "http://www.dell.com/learn/cn/zh/cncorp1/terms-of-sale-commercial-and-public-sector-service-contracts?c=cn&amp;l=zh&amp;s=corp" </w:instrText>
      </w:r>
      <w:r>
        <w:fldChar w:fldCharType="separate"/>
      </w:r>
      <w:r>
        <w:rPr>
          <w:rFonts w:ascii="Calibri" w:hAnsi="Calibri" w:eastAsia="宋体" w:cs="Calibri"/>
          <w:color w:val="0000FF"/>
          <w:kern w:val="0"/>
          <w:sz w:val="20"/>
          <w:szCs w:val="20"/>
          <w:u w:val="single"/>
        </w:rPr>
        <w:t>www.dell.com/servicecontracts</w:t>
      </w:r>
      <w:r>
        <w:rPr>
          <w:rFonts w:ascii="Calibri" w:hAnsi="Calibri" w:eastAsia="宋体" w:cs="Calibri"/>
          <w:color w:val="0000FF"/>
          <w:kern w:val="0"/>
          <w:sz w:val="20"/>
          <w:szCs w:val="20"/>
          <w:u w:val="single"/>
        </w:rPr>
        <w:fldChar w:fldCharType="end"/>
      </w:r>
      <w:r>
        <w:rPr>
          <w:rFonts w:ascii="Calibri" w:hAnsi="Calibri" w:eastAsia="宋体" w:cs="Calibri"/>
          <w:color w:val="0000FF"/>
          <w:kern w:val="0"/>
          <w:sz w:val="20"/>
          <w:szCs w:val="20"/>
          <w:u w:val="single"/>
        </w:rPr>
        <w:t>）</w:t>
      </w:r>
      <w:r>
        <w:rPr>
          <w:rFonts w:ascii="Calibri" w:hAnsi="Calibri" w:eastAsia="宋体" w:cs="Calibri"/>
          <w:kern w:val="0"/>
          <w:sz w:val="20"/>
          <w:szCs w:val="20"/>
        </w:rPr>
        <w:t>上浏览。</w:t>
      </w:r>
      <w:commentRangeStart w:id="15"/>
      <w:r>
        <w:rPr>
          <w:rFonts w:ascii="Calibri" w:hAnsi="Calibri" w:eastAsia="宋体" w:cs="Calibri"/>
          <w:kern w:val="0"/>
          <w:sz w:val="20"/>
          <w:szCs w:val="20"/>
        </w:rPr>
        <w:t>原始设备制造商应将服务描述的内容融入其与最终用户间签订的协议（“</w:t>
      </w:r>
      <w:r>
        <w:rPr>
          <w:rFonts w:ascii="Calibri" w:hAnsi="Calibri" w:eastAsia="宋体" w:cs="Calibri"/>
          <w:b/>
          <w:kern w:val="0"/>
          <w:sz w:val="20"/>
          <w:szCs w:val="20"/>
        </w:rPr>
        <w:t>最终用户转售协议</w:t>
      </w:r>
      <w:r>
        <w:rPr>
          <w:rFonts w:ascii="Calibri" w:hAnsi="Calibri" w:eastAsia="宋体" w:cs="Calibri"/>
          <w:kern w:val="0"/>
          <w:sz w:val="20"/>
          <w:szCs w:val="20"/>
        </w:rPr>
        <w:t>”），并确保融入内容可执行。</w:t>
      </w:r>
      <w:commentRangeEnd w:id="15"/>
      <w:r>
        <w:rPr>
          <w:rStyle w:val="16"/>
          <w:rFonts w:ascii="Times New Roman" w:hAnsi="Times New Roman" w:eastAsia="宋体" w:cs="Times New Roman"/>
          <w:kern w:val="0"/>
        </w:rPr>
        <w:commentReference w:id="15"/>
      </w:r>
    </w:p>
    <w:p w14:paraId="144C0525">
      <w:pPr>
        <w:widowControl/>
        <w:ind w:left="720"/>
        <w:jc w:val="left"/>
        <w:rPr>
          <w:rFonts w:ascii="Calibri" w:hAnsi="Calibri" w:eastAsia="宋体" w:cs="Calibri"/>
          <w:kern w:val="0"/>
          <w:sz w:val="24"/>
          <w:szCs w:val="20"/>
        </w:rPr>
      </w:pPr>
    </w:p>
    <w:p w14:paraId="436E26D8">
      <w:pPr>
        <w:widowControl/>
        <w:rPr>
          <w:rFonts w:ascii="Calibri" w:hAnsi="Calibri" w:eastAsia="宋体" w:cs="Calibri"/>
          <w:kern w:val="0"/>
          <w:sz w:val="20"/>
          <w:szCs w:val="20"/>
        </w:rPr>
      </w:pPr>
      <w:r>
        <w:rPr>
          <w:rFonts w:ascii="Calibri" w:hAnsi="Calibri" w:eastAsia="宋体" w:cs="Calibri"/>
          <w:kern w:val="0"/>
          <w:sz w:val="20"/>
          <w:szCs w:val="20"/>
        </w:rPr>
        <w:t>9.3.</w:t>
      </w:r>
      <w:r>
        <w:rPr>
          <w:rFonts w:ascii="Calibri" w:hAnsi="Calibri" w:eastAsia="宋体" w:cs="Calibri"/>
          <w:kern w:val="0"/>
          <w:sz w:val="24"/>
          <w:szCs w:val="20"/>
        </w:rPr>
        <w:t xml:space="preserve">   </w:t>
      </w:r>
      <w:r>
        <w:rPr>
          <w:rFonts w:ascii="Calibri" w:hAnsi="Calibri" w:eastAsia="宋体" w:cs="Calibri"/>
          <w:kern w:val="0"/>
          <w:sz w:val="20"/>
          <w:szCs w:val="20"/>
        </w:rPr>
        <w:t>如果原始设备制造商直接或间接地将戴尔标准产品售至或最终用户将戴尔标准产品转移至戴尔保证支持服务所不覆盖的地区，或该等服务不能以原始设备制造商向戴尔支付的价格提供的地区，原始设备制造商理解并将通知最终用户，原始设备制造商及最终用户可能在新地理位置不能获得戴尔保证支持服务，或需支付额外费用方可获得同样的支持服务。如原始设备制造商或最终用户不支付额外费用，服务将自动被调整为在该新地区与该等价格相当的或更低价格的服务类别，且不提供退款服务。</w:t>
      </w:r>
    </w:p>
    <w:p w14:paraId="73D51477">
      <w:pPr>
        <w:widowControl/>
        <w:ind w:left="1440" w:hanging="720"/>
        <w:rPr>
          <w:rFonts w:ascii="Calibri" w:hAnsi="Calibri" w:eastAsia="宋体" w:cs="Calibri"/>
          <w:kern w:val="0"/>
          <w:sz w:val="20"/>
          <w:szCs w:val="20"/>
        </w:rPr>
      </w:pPr>
    </w:p>
    <w:p w14:paraId="507F1DEE">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10.</w:t>
      </w:r>
      <w:r>
        <w:rPr>
          <w:rFonts w:ascii="Calibri" w:hAnsi="Calibri" w:eastAsia="宋体" w:cs="Calibri"/>
          <w:b/>
          <w:i/>
          <w:kern w:val="0"/>
          <w:sz w:val="24"/>
          <w:szCs w:val="20"/>
        </w:rPr>
        <w:tab/>
      </w:r>
      <w:r>
        <w:rPr>
          <w:rFonts w:ascii="Calibri" w:hAnsi="Calibri" w:eastAsia="宋体" w:cs="Calibri"/>
          <w:b/>
          <w:i/>
          <w:kern w:val="0"/>
          <w:sz w:val="24"/>
          <w:szCs w:val="20"/>
        </w:rPr>
        <w:t>赔偿</w:t>
      </w:r>
    </w:p>
    <w:p w14:paraId="37AC0150">
      <w:pPr>
        <w:widowControl/>
        <w:tabs>
          <w:tab w:val="left" w:pos="540"/>
        </w:tabs>
        <w:rPr>
          <w:rFonts w:ascii="Calibri" w:hAnsi="Calibri" w:eastAsia="宋体" w:cs="Calibri"/>
          <w:b/>
          <w:kern w:val="0"/>
          <w:sz w:val="20"/>
          <w:szCs w:val="20"/>
        </w:rPr>
      </w:pPr>
    </w:p>
    <w:p w14:paraId="5CBB2956">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10.1</w:t>
      </w:r>
      <w:r>
        <w:rPr>
          <w:rFonts w:ascii="Calibri" w:hAnsi="Calibri" w:eastAsia="宋体" w:cs="Calibri"/>
          <w:kern w:val="0"/>
          <w:sz w:val="20"/>
          <w:szCs w:val="20"/>
        </w:rPr>
        <w:tab/>
      </w:r>
      <w:bookmarkStart w:id="5" w:name="OLE_LINK14"/>
      <w:bookmarkStart w:id="6" w:name="OLE_LINK13"/>
      <w:r>
        <w:rPr>
          <w:rFonts w:ascii="Calibri" w:hAnsi="Calibri" w:eastAsia="宋体" w:cs="Calibri"/>
          <w:kern w:val="0"/>
          <w:sz w:val="20"/>
          <w:szCs w:val="20"/>
          <w:u w:val="single"/>
        </w:rPr>
        <w:t>戴尔对第三方知识产权侵权的赔偿义务</w:t>
      </w:r>
      <w:r>
        <w:rPr>
          <w:rFonts w:ascii="Calibri" w:hAnsi="Calibri" w:eastAsia="宋体" w:cs="Calibri"/>
          <w:kern w:val="0"/>
          <w:sz w:val="20"/>
          <w:szCs w:val="20"/>
        </w:rPr>
        <w:t>.  戴尔应就因依本协议出售给原始设备制造商的戴尔标准产品而产生的侵权、盗用或以其它方式违反第三方知识产权而引起的任何可在戴尔标准产品出售国强制执行的第三方权利主张或诉讼（“</w:t>
      </w:r>
      <w:r>
        <w:rPr>
          <w:rFonts w:ascii="Calibri" w:hAnsi="Calibri" w:eastAsia="宋体" w:cs="Calibri"/>
          <w:b/>
          <w:kern w:val="0"/>
          <w:sz w:val="20"/>
          <w:szCs w:val="20"/>
        </w:rPr>
        <w:t>赔偿主张</w:t>
      </w:r>
      <w:r>
        <w:rPr>
          <w:rFonts w:ascii="Calibri" w:hAnsi="Calibri" w:eastAsia="宋体" w:cs="Calibri"/>
          <w:kern w:val="0"/>
          <w:sz w:val="20"/>
          <w:szCs w:val="20"/>
        </w:rPr>
        <w:t>”），为原始设备制造商辩护，且应赔偿原始设备制造商因此而遭受的损失（包括律师费）。另外，如戴尔标准产品导致，或戴尔合理地认为可能导致某项负面的第三方赔偿主张，</w:t>
      </w:r>
      <w:ins w:id="24" w:author="证券法务部" w:date="2025-10-13T17:30:00Z">
        <w:r>
          <w:rPr>
            <w:rFonts w:hint="eastAsia" w:ascii="Calibri" w:hAnsi="Calibri" w:eastAsia="宋体" w:cs="Calibri"/>
            <w:kern w:val="0"/>
            <w:sz w:val="20"/>
            <w:szCs w:val="20"/>
          </w:rPr>
          <w:t>原始设备制造商</w:t>
        </w:r>
      </w:ins>
      <w:del w:id="25" w:author="证券法务部" w:date="2025-10-13T17:30:00Z">
        <w:r>
          <w:rPr>
            <w:rFonts w:ascii="Calibri" w:hAnsi="Calibri" w:eastAsia="宋体" w:cs="Calibri"/>
            <w:kern w:val="0"/>
            <w:sz w:val="20"/>
            <w:szCs w:val="20"/>
          </w:rPr>
          <w:delText>戴尔</w:delText>
        </w:r>
      </w:del>
      <w:r>
        <w:rPr>
          <w:rFonts w:ascii="Calibri" w:hAnsi="Calibri" w:eastAsia="宋体" w:cs="Calibri"/>
          <w:kern w:val="0"/>
          <w:sz w:val="20"/>
          <w:szCs w:val="20"/>
        </w:rPr>
        <w:t>可酌情选择以下方式解决，</w:t>
      </w:r>
      <w:del w:id="26" w:author="证券法务部" w:date="2025-10-13T17:30:00Z">
        <w:r>
          <w:rPr>
            <w:rFonts w:hint="eastAsia" w:ascii="Calibri" w:hAnsi="Calibri" w:eastAsia="宋体" w:cs="Calibri"/>
            <w:kern w:val="0"/>
            <w:sz w:val="20"/>
            <w:szCs w:val="20"/>
          </w:rPr>
          <w:delText>并</w:delText>
        </w:r>
      </w:del>
      <w:ins w:id="27" w:author="证券法务部" w:date="2025-10-13T17:30:00Z">
        <w:r>
          <w:rPr>
            <w:rFonts w:hint="eastAsia" w:ascii="Calibri" w:hAnsi="Calibri" w:eastAsia="宋体" w:cs="Calibri"/>
            <w:kern w:val="0"/>
            <w:sz w:val="20"/>
            <w:szCs w:val="20"/>
          </w:rPr>
          <w:t>戴尔</w:t>
        </w:r>
      </w:ins>
      <w:r>
        <w:rPr>
          <w:rFonts w:ascii="Calibri" w:hAnsi="Calibri" w:eastAsia="宋体" w:cs="Calibri"/>
          <w:kern w:val="0"/>
          <w:sz w:val="20"/>
          <w:szCs w:val="20"/>
        </w:rPr>
        <w:t>承担由此产生的相关费用（a）以允许原始设备制造商继续持有并使用受影响的戴尔标准产品的方式解决赔偿主张；（b）以同等的不侵权产品替换戴尔标准产品，且不向原始设备制造商收取任何费用； 或（c）接受退还戴尔标准产品，并</w:t>
      </w:r>
      <w:del w:id="28" w:author="证券法务部" w:date="2025-10-13T17:30:00Z">
        <w:r>
          <w:rPr>
            <w:rFonts w:hint="eastAsia" w:ascii="Calibri" w:hAnsi="Calibri" w:eastAsia="宋体" w:cs="Calibri"/>
            <w:kern w:val="0"/>
            <w:sz w:val="20"/>
            <w:szCs w:val="20"/>
          </w:rPr>
          <w:delText>提供合理的产品折旧</w:delText>
        </w:r>
      </w:del>
      <w:ins w:id="29" w:author="证券法务部" w:date="2025-10-13T17:30:00Z">
        <w:r>
          <w:rPr>
            <w:rFonts w:hint="eastAsia" w:ascii="Calibri" w:hAnsi="Calibri" w:eastAsia="宋体" w:cs="Calibri"/>
            <w:kern w:val="0"/>
            <w:sz w:val="20"/>
            <w:szCs w:val="20"/>
          </w:rPr>
          <w:t>全额</w:t>
        </w:r>
      </w:ins>
      <w:r>
        <w:rPr>
          <w:rFonts w:ascii="Calibri" w:hAnsi="Calibri" w:eastAsia="宋体" w:cs="Calibri"/>
          <w:kern w:val="0"/>
          <w:sz w:val="20"/>
          <w:szCs w:val="20"/>
        </w:rPr>
        <w:t>退款。尽管如此，在本条款项下，戴尔并无义务承担源于下述原因而产生的权利主张或诉讼（x）原始设备制造商修改了戴尔标准产品；（y）将戴尔产品和其它产品或服务合并、一起运行或使用（因合并而导致侵权的发生）；或（z）</w:t>
      </w:r>
      <w:bookmarkStart w:id="7" w:name="OLE_LINK12"/>
      <w:bookmarkStart w:id="8" w:name="OLE_LINK11"/>
      <w:r>
        <w:rPr>
          <w:rFonts w:ascii="Calibri" w:hAnsi="Calibri" w:eastAsia="宋体" w:cs="Calibri"/>
          <w:kern w:val="0"/>
          <w:sz w:val="20"/>
          <w:szCs w:val="20"/>
        </w:rPr>
        <w:t>戴尔遵守了原始设备制造商的书面规格或指令，包括融入原始设备制造商提供或要求的软件或材料</w:t>
      </w:r>
      <w:bookmarkEnd w:id="7"/>
      <w:bookmarkEnd w:id="8"/>
      <w:r>
        <w:rPr>
          <w:rFonts w:ascii="Calibri" w:hAnsi="Calibri" w:eastAsia="宋体" w:cs="Calibri"/>
          <w:kern w:val="0"/>
          <w:sz w:val="20"/>
          <w:szCs w:val="20"/>
        </w:rPr>
        <w:t xml:space="preserve">。戴尔在本条款项下的赔偿义务取决于戴尔及时收到赔偿主张的通知，且戴尔有权自行决定解决方案。本条款为原始设备制造商关于任何类型的知识产权侵权权利主张的唯一排他的救济，本协议或任何其它文件都不得对戴尔施加更多的赔偿义务。  </w:t>
      </w:r>
    </w:p>
    <w:bookmarkEnd w:id="5"/>
    <w:bookmarkEnd w:id="6"/>
    <w:p w14:paraId="132DA8D4">
      <w:pPr>
        <w:widowControl/>
        <w:tabs>
          <w:tab w:val="left" w:pos="540"/>
        </w:tabs>
        <w:rPr>
          <w:rFonts w:ascii="Calibri" w:hAnsi="Calibri" w:eastAsia="宋体" w:cs="Calibri"/>
          <w:b/>
          <w:kern w:val="0"/>
          <w:sz w:val="20"/>
          <w:szCs w:val="20"/>
          <w:u w:val="single"/>
        </w:rPr>
      </w:pPr>
    </w:p>
    <w:p w14:paraId="59B285A9">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10.2</w:t>
      </w:r>
      <w:r>
        <w:rPr>
          <w:rFonts w:ascii="Calibri" w:hAnsi="Calibri" w:eastAsia="宋体" w:cs="Calibri"/>
          <w:kern w:val="0"/>
          <w:sz w:val="20"/>
          <w:szCs w:val="20"/>
        </w:rPr>
        <w:tab/>
      </w:r>
      <w:r>
        <w:rPr>
          <w:rFonts w:ascii="Calibri" w:hAnsi="Calibri" w:eastAsia="宋体" w:cs="Calibri"/>
          <w:kern w:val="0"/>
          <w:sz w:val="20"/>
          <w:szCs w:val="20"/>
          <w:u w:val="single"/>
        </w:rPr>
        <w:t>原始设备制造商应向戴尔提供的赔偿</w:t>
      </w:r>
      <w:r>
        <w:rPr>
          <w:rFonts w:ascii="Calibri" w:hAnsi="Calibri" w:eastAsia="宋体" w:cs="Calibri"/>
          <w:kern w:val="0"/>
          <w:sz w:val="20"/>
          <w:szCs w:val="20"/>
        </w:rPr>
        <w:t>.  原始设备制造商应就源于以下事由的任何第三方权利主张或诉讼为戴尔辩护，并赔偿戴尔因此而遭受的损失（包括律师费）：（a）</w:t>
      </w:r>
      <w:del w:id="30" w:author="证券法务部" w:date="2025-10-13T17:32:00Z">
        <w:bookmarkStart w:id="9" w:name="OLE_LINK17"/>
        <w:r>
          <w:rPr>
            <w:rFonts w:ascii="Calibri" w:hAnsi="Calibri" w:eastAsia="宋体" w:cs="Calibri"/>
            <w:kern w:val="0"/>
            <w:sz w:val="20"/>
            <w:szCs w:val="20"/>
          </w:rPr>
          <w:delText>原始设备制造商</w:delText>
        </w:r>
        <w:bookmarkEnd w:id="9"/>
        <w:r>
          <w:rPr>
            <w:rFonts w:ascii="Calibri" w:hAnsi="Calibri" w:eastAsia="宋体" w:cs="Calibri"/>
            <w:kern w:val="0"/>
            <w:sz w:val="20"/>
            <w:szCs w:val="20"/>
          </w:rPr>
          <w:delText>修改产品以及/或向产品添附了其它部件或戴尔因遵守原始设备制造商的规格或指令（包括融入原始设备制造商提供或要求的软件或其它材料）导致侵犯、盗用或以其它方式违反第三方知识产权；（b）</w:delText>
        </w:r>
      </w:del>
      <w:r>
        <w:rPr>
          <w:rFonts w:ascii="Calibri" w:hAnsi="Calibri" w:eastAsia="宋体" w:cs="Calibri"/>
          <w:kern w:val="0"/>
          <w:sz w:val="20"/>
          <w:szCs w:val="20"/>
        </w:rPr>
        <w:t>原始设备制造商不严格依照本协议使用或销售产品; （</w:t>
      </w:r>
      <w:del w:id="31" w:author="证券法务部" w:date="2025-10-13T17:32:00Z">
        <w:r>
          <w:rPr>
            <w:rFonts w:hint="eastAsia" w:ascii="Calibri" w:hAnsi="Calibri" w:eastAsia="宋体" w:cs="Calibri"/>
            <w:kern w:val="0"/>
            <w:sz w:val="20"/>
            <w:szCs w:val="20"/>
          </w:rPr>
          <w:delText>c</w:delText>
        </w:r>
      </w:del>
      <w:ins w:id="32" w:author="证券法务部" w:date="2025-10-13T17:32:00Z">
        <w:r>
          <w:rPr>
            <w:rFonts w:hint="eastAsia" w:ascii="Calibri" w:hAnsi="Calibri" w:eastAsia="宋体" w:cs="Calibri"/>
            <w:kern w:val="0"/>
            <w:sz w:val="20"/>
            <w:szCs w:val="20"/>
          </w:rPr>
          <w:t>b</w:t>
        </w:r>
      </w:ins>
      <w:r>
        <w:rPr>
          <w:rFonts w:ascii="Calibri" w:hAnsi="Calibri" w:eastAsia="宋体" w:cs="Calibri"/>
          <w:kern w:val="0"/>
          <w:sz w:val="20"/>
          <w:szCs w:val="20"/>
        </w:rPr>
        <w:t>）原始设备制造商或其代表提供的保证或陈述不同于戴尔所提供的保证或陈述；（</w:t>
      </w:r>
      <w:del w:id="33" w:author="证券法务部" w:date="2025-10-13T17:32:00Z">
        <w:r>
          <w:rPr>
            <w:rFonts w:ascii="Calibri" w:hAnsi="Calibri" w:eastAsia="宋体" w:cs="Calibri"/>
            <w:kern w:val="0"/>
            <w:sz w:val="20"/>
            <w:szCs w:val="20"/>
          </w:rPr>
          <w:delText>d</w:delText>
        </w:r>
      </w:del>
      <w:ins w:id="34" w:author="证券法务部" w:date="2025-10-13T17:32:00Z">
        <w:r>
          <w:rPr>
            <w:rFonts w:ascii="Calibri" w:hAnsi="Calibri" w:eastAsia="宋体" w:cs="Calibri"/>
            <w:kern w:val="0"/>
            <w:sz w:val="20"/>
            <w:szCs w:val="20"/>
          </w:rPr>
          <w:t>c</w:t>
        </w:r>
      </w:ins>
      <w:r>
        <w:rPr>
          <w:rFonts w:ascii="Calibri" w:hAnsi="Calibri" w:eastAsia="宋体" w:cs="Calibri"/>
          <w:kern w:val="0"/>
          <w:sz w:val="20"/>
          <w:szCs w:val="20"/>
        </w:rPr>
        <w:t>）原始设备制造商误用或滥用产品、疏忽或违反本协议条款；（</w:t>
      </w:r>
      <w:del w:id="35" w:author="证券法务部" w:date="2025-10-13T17:32:00Z">
        <w:r>
          <w:rPr>
            <w:rFonts w:ascii="Calibri" w:hAnsi="Calibri" w:eastAsia="宋体" w:cs="Calibri"/>
            <w:kern w:val="0"/>
            <w:sz w:val="20"/>
            <w:szCs w:val="20"/>
          </w:rPr>
          <w:delText>e</w:delText>
        </w:r>
      </w:del>
      <w:ins w:id="36" w:author="证券法务部" w:date="2025-10-13T17:32:00Z">
        <w:r>
          <w:rPr>
            <w:rFonts w:ascii="Calibri" w:hAnsi="Calibri" w:eastAsia="宋体" w:cs="Calibri"/>
            <w:kern w:val="0"/>
            <w:sz w:val="20"/>
            <w:szCs w:val="20"/>
          </w:rPr>
          <w:t>d</w:t>
        </w:r>
      </w:ins>
      <w:r>
        <w:rPr>
          <w:rFonts w:ascii="Calibri" w:hAnsi="Calibri" w:eastAsia="宋体" w:cs="Calibri"/>
          <w:kern w:val="0"/>
          <w:sz w:val="20"/>
          <w:szCs w:val="20"/>
        </w:rPr>
        <w:t>）原始设备制造商或其代表未能遵守影响产品或本协议第14条的适用法律、法规及法令</w:t>
      </w:r>
      <w:del w:id="37" w:author="证券法务部" w:date="2025-10-13T17:31:00Z">
        <w:r>
          <w:rPr>
            <w:rFonts w:ascii="Calibri" w:hAnsi="Calibri" w:eastAsia="宋体" w:cs="Calibri"/>
            <w:kern w:val="0"/>
            <w:sz w:val="20"/>
            <w:szCs w:val="20"/>
          </w:rPr>
          <w:delText>；（f）原始设备制造商或最终用户故意造成的人身或财产损害；或(g) 原始设备供应商自己的产品、软件或服务导致的</w:delText>
        </w:r>
      </w:del>
      <w:r>
        <w:rPr>
          <w:rFonts w:ascii="Calibri" w:hAnsi="Calibri" w:eastAsia="宋体" w:cs="Calibri"/>
          <w:kern w:val="0"/>
          <w:sz w:val="20"/>
          <w:szCs w:val="20"/>
        </w:rPr>
        <w:t xml:space="preserve">。原始设备制造商在本条款项下的赔偿义务取决于其及时收到任何该第三方权利主张或诉讼的通知，以及原始设备制造商有权自行决定解决方案的权利。  </w:t>
      </w:r>
    </w:p>
    <w:p w14:paraId="30BE8A86">
      <w:pPr>
        <w:widowControl/>
        <w:tabs>
          <w:tab w:val="left" w:pos="540"/>
        </w:tabs>
        <w:rPr>
          <w:rFonts w:ascii="Calibri" w:hAnsi="Calibri" w:eastAsia="宋体" w:cs="Calibri"/>
          <w:b/>
          <w:kern w:val="0"/>
          <w:sz w:val="20"/>
          <w:szCs w:val="20"/>
          <w:u w:val="single"/>
        </w:rPr>
      </w:pPr>
    </w:p>
    <w:p w14:paraId="18D50043">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11.</w:t>
      </w:r>
      <w:r>
        <w:rPr>
          <w:rFonts w:ascii="Calibri" w:hAnsi="Calibri" w:eastAsia="宋体" w:cs="Calibri"/>
          <w:i/>
          <w:kern w:val="0"/>
          <w:sz w:val="24"/>
          <w:szCs w:val="20"/>
        </w:rPr>
        <w:tab/>
      </w:r>
      <w:r>
        <w:rPr>
          <w:rFonts w:ascii="Calibri" w:hAnsi="Calibri" w:eastAsia="宋体" w:cs="Calibri"/>
          <w:b/>
          <w:i/>
          <w:kern w:val="0"/>
          <w:sz w:val="24"/>
          <w:szCs w:val="20"/>
        </w:rPr>
        <w:t>责任限制</w:t>
      </w:r>
    </w:p>
    <w:p w14:paraId="3E77CC0D">
      <w:pPr>
        <w:widowControl/>
        <w:rPr>
          <w:rFonts w:ascii="Calibri" w:hAnsi="Calibri" w:eastAsia="宋体" w:cs="Calibri"/>
          <w:b/>
          <w:kern w:val="0"/>
          <w:sz w:val="20"/>
          <w:szCs w:val="20"/>
        </w:rPr>
      </w:pPr>
    </w:p>
    <w:p w14:paraId="14DBF407">
      <w:pPr>
        <w:widowControl/>
        <w:rPr>
          <w:rFonts w:ascii="Calibri" w:hAnsi="Calibri" w:eastAsia="宋体" w:cs="Calibri"/>
          <w:b/>
          <w:kern w:val="0"/>
          <w:sz w:val="20"/>
          <w:szCs w:val="20"/>
        </w:rPr>
      </w:pPr>
      <w:r>
        <w:rPr>
          <w:rFonts w:ascii="Calibri" w:hAnsi="Calibri" w:eastAsia="宋体" w:cs="Calibri"/>
          <w:b/>
          <w:kern w:val="0"/>
          <w:sz w:val="20"/>
          <w:szCs w:val="20"/>
        </w:rPr>
        <w:t>11.1   除本协议第10条规定的赔偿义务及第12条规定的保密义务以外，任何一方均无须向另一方承担任何附带损害赔偿、间接损害赔偿、特别损害赔偿或惩罚性赔偿</w:t>
      </w:r>
      <w:bookmarkStart w:id="10" w:name="OLE_LINK4"/>
      <w:r>
        <w:rPr>
          <w:rFonts w:ascii="Calibri" w:hAnsi="Calibri" w:eastAsia="宋体" w:cs="Calibri"/>
          <w:b/>
          <w:kern w:val="0"/>
          <w:sz w:val="20"/>
          <w:szCs w:val="20"/>
        </w:rPr>
        <w:t>。任何一方亦无须向另一方承担对方的收入、利润或存款损失（无论直接或间接）、使用损失、资料或软件丢失或损坏而造成的损失。</w:t>
      </w:r>
      <w:bookmarkEnd w:id="10"/>
      <w:del w:id="38" w:author="证券法务部" w:date="2025-10-13T17:32:00Z">
        <w:r>
          <w:rPr>
            <w:rFonts w:hint="eastAsia" w:ascii="Calibri" w:hAnsi="Calibri" w:eastAsia="宋体" w:cs="Calibri"/>
            <w:b/>
            <w:kern w:val="0"/>
            <w:sz w:val="20"/>
            <w:szCs w:val="20"/>
          </w:rPr>
          <w:delText>戴尔</w:delText>
        </w:r>
      </w:del>
      <w:ins w:id="39" w:author="证券法务部" w:date="2025-10-13T17:32:00Z">
        <w:r>
          <w:rPr>
            <w:rFonts w:hint="eastAsia" w:ascii="Calibri" w:hAnsi="Calibri" w:eastAsia="宋体" w:cs="Calibri"/>
            <w:b/>
            <w:kern w:val="0"/>
            <w:sz w:val="20"/>
            <w:szCs w:val="20"/>
          </w:rPr>
          <w:t>双方</w:t>
        </w:r>
      </w:ins>
      <w:r>
        <w:rPr>
          <w:rFonts w:ascii="Calibri" w:hAnsi="Calibri" w:eastAsia="宋体" w:cs="Calibri"/>
          <w:b/>
          <w:kern w:val="0"/>
          <w:sz w:val="20"/>
          <w:szCs w:val="20"/>
        </w:rPr>
        <w:t>对源于或与本协议相关的权利主张的最大责任将不高于</w:t>
      </w:r>
      <w:del w:id="40" w:author="证券法务部" w:date="2025-10-13T17:33:00Z">
        <w:r>
          <w:rPr>
            <w:rFonts w:ascii="Calibri" w:hAnsi="Calibri" w:eastAsia="宋体" w:cs="Calibri"/>
            <w:b/>
            <w:kern w:val="0"/>
            <w:sz w:val="20"/>
            <w:szCs w:val="20"/>
          </w:rPr>
          <w:delText>原始设备制造商</w:delText>
        </w:r>
      </w:del>
      <w:r>
        <w:rPr>
          <w:rFonts w:ascii="Calibri" w:hAnsi="Calibri" w:eastAsia="宋体" w:cs="Calibri"/>
          <w:b/>
          <w:kern w:val="0"/>
          <w:sz w:val="20"/>
          <w:szCs w:val="20"/>
        </w:rPr>
        <w:t>对引起权利主张的产品或服务所支付的金额。在任何十二个月期间内，</w:t>
      </w:r>
      <w:del w:id="41" w:author="证券法务部" w:date="2025-10-13T17:33:00Z">
        <w:r>
          <w:rPr>
            <w:rFonts w:hint="eastAsia" w:ascii="Calibri" w:hAnsi="Calibri" w:eastAsia="宋体" w:cs="Calibri"/>
            <w:b/>
            <w:kern w:val="0"/>
            <w:sz w:val="20"/>
            <w:szCs w:val="20"/>
          </w:rPr>
          <w:delText>戴尔</w:delText>
        </w:r>
      </w:del>
      <w:ins w:id="42" w:author="证券法务部" w:date="2025-10-13T17:33:00Z">
        <w:r>
          <w:rPr>
            <w:rFonts w:hint="eastAsia" w:ascii="Calibri" w:hAnsi="Calibri" w:eastAsia="宋体" w:cs="Calibri"/>
            <w:b/>
            <w:kern w:val="0"/>
            <w:sz w:val="20"/>
            <w:szCs w:val="20"/>
          </w:rPr>
          <w:t>双方</w:t>
        </w:r>
      </w:ins>
      <w:r>
        <w:rPr>
          <w:rFonts w:ascii="Calibri" w:hAnsi="Calibri" w:eastAsia="宋体" w:cs="Calibri"/>
          <w:b/>
          <w:kern w:val="0"/>
          <w:sz w:val="20"/>
          <w:szCs w:val="20"/>
        </w:rPr>
        <w:t>对源于或与本协议相关的权利主张的累计责任将不高于原始设备制造商依本协议在该十二个月期间内对该引起权利主张的产品或服务所支付的金额。戴尔对产品在高风险应用中不能正常运行及/或不能使用而引起的损害赔偿不承担任何责任。</w:t>
      </w:r>
      <w:del w:id="43" w:author="证券法务部" w:date="2025-10-13T17:33:00Z">
        <w:r>
          <w:rPr>
            <w:rFonts w:ascii="Calibri" w:hAnsi="Calibri" w:eastAsia="宋体" w:cs="Calibri"/>
            <w:b/>
            <w:kern w:val="0"/>
            <w:sz w:val="20"/>
            <w:szCs w:val="20"/>
          </w:rPr>
          <w:delText>戴尔对其不履行合同义务或者履行合同义务不符合约定从而给原始设备制造商造成的非实际发生的损失以及合同履行后可以获得的利益不承担赔偿责任。</w:delText>
        </w:r>
      </w:del>
      <w:r>
        <w:rPr>
          <w:rFonts w:ascii="Calibri" w:hAnsi="Calibri" w:eastAsia="宋体" w:cs="Calibri"/>
          <w:b/>
          <w:kern w:val="0"/>
          <w:sz w:val="20"/>
          <w:szCs w:val="20"/>
        </w:rPr>
        <w:t>合同双方同意，无论权利主张基于何种形式（合同、侵权或其它形式），上述责任限制都将适用，并且即使任何有限救济的根本目的不能实现，且合同一方已被告知发生该等损害或责任的可能性，上述责任限制也将同样适用。</w:t>
      </w:r>
    </w:p>
    <w:p w14:paraId="552D7A32">
      <w:pPr>
        <w:widowControl/>
        <w:rPr>
          <w:rFonts w:ascii="Calibri" w:hAnsi="Calibri" w:eastAsia="宋体" w:cs="Calibri"/>
          <w:kern w:val="0"/>
          <w:sz w:val="20"/>
          <w:szCs w:val="20"/>
        </w:rPr>
      </w:pPr>
    </w:p>
    <w:p w14:paraId="4CB5BF35">
      <w:pPr>
        <w:widowControl/>
        <w:tabs>
          <w:tab w:val="left" w:pos="540"/>
        </w:tabs>
        <w:rPr>
          <w:rFonts w:ascii="Calibri" w:hAnsi="Calibri" w:eastAsia="宋体" w:cs="Calibri"/>
          <w:snapToGrid w:val="0"/>
          <w:kern w:val="0"/>
          <w:sz w:val="20"/>
          <w:szCs w:val="20"/>
        </w:rPr>
      </w:pPr>
      <w:r>
        <w:rPr>
          <w:rFonts w:ascii="Calibri" w:hAnsi="Calibri" w:eastAsia="宋体" w:cs="Calibri"/>
          <w:kern w:val="0"/>
          <w:sz w:val="20"/>
          <w:szCs w:val="20"/>
        </w:rPr>
        <w:t>11.2</w:t>
      </w:r>
      <w:r>
        <w:rPr>
          <w:rFonts w:ascii="Calibri" w:hAnsi="Calibri" w:eastAsia="宋体" w:cs="Calibri"/>
          <w:kern w:val="0"/>
          <w:sz w:val="20"/>
          <w:szCs w:val="20"/>
        </w:rPr>
        <w:tab/>
      </w:r>
      <w:commentRangeStart w:id="16"/>
      <w:r>
        <w:rPr>
          <w:rFonts w:ascii="Calibri" w:hAnsi="Calibri" w:eastAsia="宋体" w:cs="Calibri"/>
          <w:kern w:val="0"/>
          <w:sz w:val="20"/>
          <w:szCs w:val="20"/>
        </w:rPr>
        <w:t>原始设备制造商同意</w:t>
      </w:r>
      <w:commentRangeEnd w:id="16"/>
      <w:r>
        <w:rPr>
          <w:rStyle w:val="16"/>
          <w:rFonts w:ascii="Times New Roman" w:hAnsi="Times New Roman" w:eastAsia="宋体" w:cs="Times New Roman"/>
          <w:kern w:val="0"/>
        </w:rPr>
        <w:commentReference w:id="16"/>
      </w:r>
      <w:r>
        <w:rPr>
          <w:rFonts w:ascii="Calibri" w:hAnsi="Calibri" w:eastAsia="宋体" w:cs="Calibri"/>
          <w:kern w:val="0"/>
          <w:sz w:val="20"/>
          <w:szCs w:val="20"/>
        </w:rPr>
        <w:t xml:space="preserve">，在任何销售、租赁及转让产品所有权的协议中，应包含与上述责任限制条款类似的约定，条款内容应包括戴尔不对合同履行后可以获得的利益、非实际发生的损失、附带损害、间接损害、惩罚损害、特别损害或从属损害承担赔偿责任，也不对收入损失、利润损失或存款损失、资料或软件的丢失或损坏、或使用损失承担责任。 </w:t>
      </w:r>
    </w:p>
    <w:p w14:paraId="7375356F">
      <w:pPr>
        <w:widowControl/>
        <w:ind w:left="1440" w:hanging="720"/>
        <w:rPr>
          <w:rFonts w:ascii="Calibri" w:hAnsi="Calibri" w:eastAsia="宋体" w:cs="Calibri"/>
          <w:kern w:val="0"/>
          <w:sz w:val="20"/>
          <w:szCs w:val="20"/>
        </w:rPr>
      </w:pPr>
    </w:p>
    <w:p w14:paraId="728FD3B7">
      <w:pPr>
        <w:keepNext/>
        <w:keepLines/>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12.</w:t>
      </w:r>
      <w:r>
        <w:rPr>
          <w:rFonts w:ascii="Calibri" w:hAnsi="Calibri" w:eastAsia="宋体" w:cs="Calibri"/>
          <w:b/>
          <w:i/>
          <w:kern w:val="0"/>
          <w:sz w:val="24"/>
          <w:szCs w:val="20"/>
        </w:rPr>
        <w:tab/>
      </w:r>
      <w:r>
        <w:rPr>
          <w:rFonts w:ascii="Calibri" w:hAnsi="Calibri" w:eastAsia="宋体" w:cs="Calibri"/>
          <w:b/>
          <w:i/>
          <w:kern w:val="0"/>
          <w:sz w:val="24"/>
          <w:szCs w:val="20"/>
        </w:rPr>
        <w:t>保密信息</w:t>
      </w:r>
    </w:p>
    <w:p w14:paraId="12B9FF01">
      <w:pPr>
        <w:keepNext/>
        <w:keepLines/>
        <w:widowControl/>
        <w:ind w:left="720" w:hanging="720"/>
        <w:rPr>
          <w:rFonts w:ascii="Calibri" w:hAnsi="Calibri" w:eastAsia="宋体" w:cs="Calibri"/>
          <w:kern w:val="0"/>
          <w:sz w:val="20"/>
          <w:szCs w:val="20"/>
        </w:rPr>
      </w:pPr>
    </w:p>
    <w:p w14:paraId="04789605">
      <w:pPr>
        <w:widowControl/>
        <w:rPr>
          <w:rFonts w:ascii="Calibri" w:hAnsi="Calibri" w:eastAsia="宋体" w:cs="Calibri"/>
          <w:kern w:val="0"/>
          <w:sz w:val="20"/>
          <w:szCs w:val="20"/>
        </w:rPr>
      </w:pPr>
      <w:r>
        <w:rPr>
          <w:rFonts w:ascii="Calibri" w:hAnsi="Calibri" w:eastAsia="宋体" w:cs="Calibri"/>
          <w:kern w:val="0"/>
          <w:sz w:val="20"/>
          <w:szCs w:val="20"/>
        </w:rPr>
        <w:t>依本协议在戴尔和原始设备制造商间披露的保密信息应受_______年_______月_______日签署的编号为________ 的现有保密协议（“保密协议”</w:t>
      </w:r>
      <w:r>
        <w:rPr>
          <w:rFonts w:hint="eastAsia" w:ascii="Calibri" w:hAnsi="Calibri" w:eastAsia="宋体" w:cs="Calibri"/>
          <w:kern w:val="0"/>
          <w:sz w:val="20"/>
          <w:szCs w:val="20"/>
        </w:rPr>
        <w:t>， 如有</w:t>
      </w:r>
      <w:r>
        <w:rPr>
          <w:rFonts w:ascii="Calibri" w:hAnsi="Calibri" w:eastAsia="宋体" w:cs="Calibri"/>
          <w:kern w:val="0"/>
          <w:sz w:val="20"/>
          <w:szCs w:val="20"/>
        </w:rPr>
        <w:t>）的约束。如上句中未确定保密协议或现有保密协议已终止或因其它原因已丧失效力，保密协议将指本协议附录</w:t>
      </w:r>
      <w:r>
        <w:rPr>
          <w:rFonts w:ascii="Calibri" w:hAnsi="Calibri" w:eastAsia="宋体" w:cs="Calibri"/>
          <w:color w:val="FF0000"/>
          <w:kern w:val="0"/>
          <w:sz w:val="20"/>
          <w:szCs w:val="20"/>
        </w:rPr>
        <w:t>A</w:t>
      </w:r>
      <w:r>
        <w:rPr>
          <w:rFonts w:ascii="Calibri" w:hAnsi="Calibri" w:eastAsia="宋体" w:cs="Calibri"/>
          <w:kern w:val="0"/>
          <w:sz w:val="20"/>
          <w:szCs w:val="20"/>
        </w:rPr>
        <w:t>的保密条款，依本协议在戴尔和原始设备制造商间披露的保密信息将受该等保密条款的约束。戴尔及原始设备制造商同意，根据保密协议，本协议的条款和内容应被视作保密信息。</w:t>
      </w:r>
    </w:p>
    <w:p w14:paraId="211FEA53">
      <w:pPr>
        <w:widowControl/>
        <w:rPr>
          <w:rFonts w:ascii="Calibri" w:hAnsi="Calibri" w:eastAsia="宋体" w:cs="Calibri"/>
          <w:kern w:val="0"/>
          <w:sz w:val="20"/>
          <w:szCs w:val="20"/>
        </w:rPr>
      </w:pPr>
    </w:p>
    <w:p w14:paraId="606D47F2">
      <w:pPr>
        <w:keepNext/>
        <w:keepLines/>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13.</w:t>
      </w:r>
      <w:r>
        <w:rPr>
          <w:rFonts w:ascii="Calibri" w:hAnsi="Calibri" w:eastAsia="宋体" w:cs="Calibri"/>
          <w:b/>
          <w:i/>
          <w:kern w:val="0"/>
          <w:sz w:val="24"/>
          <w:szCs w:val="20"/>
        </w:rPr>
        <w:tab/>
      </w:r>
      <w:r>
        <w:rPr>
          <w:rFonts w:ascii="Calibri" w:hAnsi="Calibri" w:eastAsia="宋体" w:cs="Calibri"/>
          <w:b/>
          <w:i/>
          <w:kern w:val="0"/>
          <w:sz w:val="24"/>
          <w:szCs w:val="20"/>
        </w:rPr>
        <w:t>信息公开披露、商标、广告及产品标签</w:t>
      </w:r>
    </w:p>
    <w:p w14:paraId="5B6DE7ED">
      <w:pPr>
        <w:widowControl/>
        <w:tabs>
          <w:tab w:val="left" w:pos="540"/>
        </w:tabs>
        <w:rPr>
          <w:rFonts w:ascii="Calibri" w:hAnsi="Calibri" w:eastAsia="宋体" w:cs="Calibri"/>
          <w:kern w:val="0"/>
          <w:sz w:val="20"/>
          <w:szCs w:val="20"/>
        </w:rPr>
      </w:pPr>
    </w:p>
    <w:p w14:paraId="22676736">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13.1</w:t>
      </w:r>
      <w:r>
        <w:rPr>
          <w:rFonts w:ascii="Calibri" w:hAnsi="Calibri" w:eastAsia="宋体" w:cs="Calibri"/>
          <w:kern w:val="0"/>
          <w:sz w:val="20"/>
          <w:szCs w:val="20"/>
        </w:rPr>
        <w:tab/>
      </w:r>
      <w:r>
        <w:rPr>
          <w:rFonts w:ascii="Calibri" w:hAnsi="Calibri" w:eastAsia="宋体" w:cs="Calibri"/>
          <w:kern w:val="0"/>
          <w:sz w:val="20"/>
          <w:szCs w:val="20"/>
          <w:u w:val="single"/>
        </w:rPr>
        <w:t>信息公开披露</w:t>
      </w:r>
      <w:r>
        <w:rPr>
          <w:rFonts w:ascii="Calibri" w:hAnsi="Calibri" w:eastAsia="宋体" w:cs="Calibri"/>
          <w:kern w:val="0"/>
          <w:sz w:val="20"/>
          <w:szCs w:val="20"/>
        </w:rPr>
        <w:t>.  在本协议签约后的九十（90）日内，</w:t>
      </w:r>
      <w:commentRangeStart w:id="17"/>
      <w:r>
        <w:rPr>
          <w:rFonts w:ascii="Calibri" w:hAnsi="Calibri" w:eastAsia="宋体" w:cs="Calibri"/>
          <w:kern w:val="0"/>
          <w:sz w:val="20"/>
          <w:szCs w:val="20"/>
        </w:rPr>
        <w:t>戴尔有权根据自己的判断要求原始设备制造商参与新闻稿的发布或其它形式的宣传（“公共宣传”），以公布原始设备制造商选择了戴尔原始设备制造商解决方</w:t>
      </w:r>
      <w:commentRangeEnd w:id="17"/>
      <w:r>
        <w:rPr>
          <w:rStyle w:val="16"/>
          <w:rFonts w:ascii="Times New Roman" w:hAnsi="Times New Roman" w:eastAsia="宋体" w:cs="Times New Roman"/>
          <w:kern w:val="0"/>
        </w:rPr>
        <w:commentReference w:id="17"/>
      </w:r>
      <w:r>
        <w:rPr>
          <w:rFonts w:ascii="Calibri" w:hAnsi="Calibri" w:eastAsia="宋体" w:cs="Calibri"/>
          <w:kern w:val="0"/>
          <w:sz w:val="20"/>
          <w:szCs w:val="20"/>
        </w:rPr>
        <w:t xml:space="preserve">案。原始设备制造商同意参加此类的公共宣传，并且授权戴尔在公共宣传中使用原始设备制造商的名称、商标、标识、图案以及其它能够表明原始设备制造商身份的标记，条件是戴尔在公共宣传中首次披露前已经获得了原始设备制造商的同意。戴尔应有权在所有媒体进行公布、使用、引用及展示经最终批准的宣传，包括全部使用或者未经编辑地部分摘录。除非本条另有约定,在未事先获得另一方书面同意的情形下，戴尔或原始设备制造商均不得披露任何与本协议有关的信息，包括本协议的存在。在戴尔方面，该项事先书面批准应由戴尔的公共关系部门出具。  </w:t>
      </w:r>
    </w:p>
    <w:p w14:paraId="73EF3C9C">
      <w:pPr>
        <w:widowControl/>
        <w:tabs>
          <w:tab w:val="left" w:pos="540"/>
        </w:tabs>
        <w:rPr>
          <w:rFonts w:ascii="Calibri" w:hAnsi="Calibri" w:eastAsia="宋体" w:cs="Calibri"/>
          <w:kern w:val="0"/>
          <w:sz w:val="20"/>
          <w:szCs w:val="20"/>
        </w:rPr>
      </w:pPr>
    </w:p>
    <w:p w14:paraId="3BF51D24">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13.2</w:t>
      </w:r>
      <w:r>
        <w:rPr>
          <w:rFonts w:ascii="Calibri" w:hAnsi="Calibri" w:eastAsia="宋体" w:cs="Calibri"/>
          <w:kern w:val="0"/>
          <w:sz w:val="20"/>
          <w:szCs w:val="20"/>
        </w:rPr>
        <w:tab/>
      </w:r>
      <w:bookmarkStart w:id="11" w:name="_Toc447296133"/>
      <w:r>
        <w:rPr>
          <w:rFonts w:ascii="Calibri" w:hAnsi="Calibri" w:eastAsia="宋体" w:cs="Calibri"/>
          <w:kern w:val="0"/>
          <w:sz w:val="20"/>
          <w:szCs w:val="20"/>
          <w:u w:val="single"/>
        </w:rPr>
        <w:t>商标</w:t>
      </w:r>
      <w:r>
        <w:rPr>
          <w:rFonts w:ascii="Calibri" w:hAnsi="Calibri" w:eastAsia="宋体" w:cs="Calibri"/>
          <w:kern w:val="0"/>
          <w:sz w:val="20"/>
          <w:szCs w:val="20"/>
        </w:rPr>
        <w:t>.  原始设备制造商仅能为准确辨认其营销的产品这一目的而使用“戴尔”、“戴爾”“DELL”和“Dell”商标标识、法人名称及戴尔标准产品的名称（统称为“</w:t>
      </w:r>
      <w:r>
        <w:rPr>
          <w:rFonts w:ascii="Calibri" w:hAnsi="Calibri" w:eastAsia="宋体" w:cs="Calibri"/>
          <w:b/>
          <w:kern w:val="0"/>
          <w:sz w:val="20"/>
          <w:szCs w:val="20"/>
        </w:rPr>
        <w:t>批准名称</w:t>
      </w:r>
      <w:r>
        <w:rPr>
          <w:rFonts w:ascii="Calibri" w:hAnsi="Calibri" w:eastAsia="宋体" w:cs="Calibri"/>
          <w:kern w:val="0"/>
          <w:sz w:val="20"/>
          <w:szCs w:val="20"/>
        </w:rPr>
        <w:t>”）。除非为上述目的而必须使用，原始设备制造商不得以更显著的方式或更频繁地使用批准名称。除非戴尔事先书面批准，原始设备制造商不得使用批准名称之外的戴尔标识、戴尔的其它名称或标志。</w:t>
      </w:r>
      <w:del w:id="44" w:author="证券法务部" w:date="2025-10-13T17:37:00Z">
        <w:r>
          <w:rPr>
            <w:rFonts w:ascii="Calibri" w:hAnsi="Calibri" w:eastAsia="宋体" w:cs="Calibri"/>
            <w:kern w:val="0"/>
            <w:sz w:val="20"/>
            <w:szCs w:val="20"/>
          </w:rPr>
          <w:delText>原始设备制造商同意，其将确保使用批准名称不会使第三方认为戴尔是原始设备制造商的关联公司，或戴尔曾赞助、授权、批准或核准原始设备制造商的业务、产品、要约，或任何营销、广告或促销活动。</w:delText>
        </w:r>
      </w:del>
      <w:r>
        <w:rPr>
          <w:rFonts w:ascii="Calibri" w:hAnsi="Calibri" w:eastAsia="宋体" w:cs="Calibri"/>
          <w:kern w:val="0"/>
          <w:sz w:val="20"/>
          <w:szCs w:val="20"/>
        </w:rPr>
        <w:t>如戴尔根据其自行判断认为原始设备制造商在任何广告、宣传、资料或活动中以不正确的、引人争议的或引人误解的方式使用了或误用了戴尔的名称、标志或标识，原始设备制造商同意自行承担相关费用予以变更或更正。除本条规定的有限地、非排他地使用批准名称的权利以外，原始设备制造商对戴尔的任何名称、标志或标识不享有其它权利、所有权或利益。原始设备制造商的有限权利在本协议终止时一并终止。原始设备制造商应依本协议第10.2条的规定，就因原始设备制造商未能遵守本约定而引起的任何权利主张使戴尔免于承担责任，并赔偿戴尔因此所遭受的任何损害。</w:t>
      </w:r>
    </w:p>
    <w:p w14:paraId="456BBA48">
      <w:pPr>
        <w:keepNext/>
        <w:keepLines/>
        <w:widowControl/>
        <w:tabs>
          <w:tab w:val="left" w:pos="540"/>
        </w:tabs>
        <w:autoSpaceDE w:val="0"/>
        <w:autoSpaceDN w:val="0"/>
        <w:adjustRightInd w:val="0"/>
        <w:rPr>
          <w:rFonts w:ascii="Calibri" w:hAnsi="Calibri" w:eastAsia="宋体" w:cs="Calibri"/>
          <w:kern w:val="0"/>
          <w:sz w:val="20"/>
          <w:szCs w:val="20"/>
        </w:rPr>
      </w:pPr>
    </w:p>
    <w:p w14:paraId="50D62B94">
      <w:pPr>
        <w:keepNext/>
        <w:keepLines/>
        <w:widowControl/>
        <w:tabs>
          <w:tab w:val="left" w:pos="540"/>
        </w:tabs>
        <w:autoSpaceDE w:val="0"/>
        <w:autoSpaceDN w:val="0"/>
        <w:adjustRightInd w:val="0"/>
        <w:rPr>
          <w:rFonts w:ascii="Calibri" w:hAnsi="Calibri" w:eastAsia="宋体" w:cs="Calibri"/>
          <w:kern w:val="0"/>
          <w:sz w:val="20"/>
          <w:szCs w:val="20"/>
        </w:rPr>
      </w:pPr>
      <w:r>
        <w:rPr>
          <w:rFonts w:ascii="Calibri" w:hAnsi="Calibri" w:eastAsia="宋体" w:cs="Calibri"/>
          <w:kern w:val="0"/>
          <w:sz w:val="20"/>
          <w:szCs w:val="20"/>
        </w:rPr>
        <w:t>13.3</w:t>
      </w:r>
      <w:r>
        <w:rPr>
          <w:rFonts w:ascii="Calibri" w:hAnsi="Calibri" w:eastAsia="宋体" w:cs="Calibri"/>
          <w:kern w:val="0"/>
          <w:sz w:val="20"/>
          <w:szCs w:val="20"/>
        </w:rPr>
        <w:tab/>
      </w:r>
      <w:r>
        <w:rPr>
          <w:rFonts w:ascii="Calibri" w:hAnsi="Calibri" w:eastAsia="宋体" w:cs="Calibri"/>
          <w:kern w:val="0"/>
          <w:sz w:val="20"/>
          <w:szCs w:val="20"/>
          <w:u w:val="single"/>
        </w:rPr>
        <w:t>产品标签</w:t>
      </w:r>
      <w:r>
        <w:rPr>
          <w:rFonts w:ascii="Calibri" w:hAnsi="Calibri" w:eastAsia="宋体" w:cs="Calibri"/>
          <w:kern w:val="0"/>
          <w:sz w:val="20"/>
          <w:szCs w:val="20"/>
        </w:rPr>
        <w:t>.  除非戴尔和</w:t>
      </w:r>
      <w:bookmarkStart w:id="12" w:name="OLE_LINK19"/>
      <w:bookmarkStart w:id="13" w:name="OLE_LINK18"/>
      <w:r>
        <w:rPr>
          <w:rFonts w:ascii="Calibri" w:hAnsi="Calibri" w:eastAsia="宋体" w:cs="Calibri"/>
          <w:kern w:val="0"/>
          <w:sz w:val="20"/>
          <w:szCs w:val="20"/>
        </w:rPr>
        <w:t>原始设备制造商</w:t>
      </w:r>
      <w:bookmarkEnd w:id="12"/>
      <w:bookmarkEnd w:id="13"/>
      <w:r>
        <w:rPr>
          <w:rFonts w:ascii="Calibri" w:hAnsi="Calibri" w:eastAsia="宋体" w:cs="Calibri"/>
          <w:kern w:val="0"/>
          <w:sz w:val="20"/>
          <w:szCs w:val="20"/>
        </w:rPr>
        <w:t>另行以服务协议作出约定，所有原始设备制造商依本协议授权转售的产品应仅附原始标志转售。</w:t>
      </w:r>
      <w:r>
        <w:rPr>
          <w:rFonts w:ascii="Calibri" w:hAnsi="Calibri" w:eastAsia="宋体" w:cs="Calibri"/>
          <w:color w:val="000000"/>
          <w:kern w:val="0"/>
          <w:sz w:val="20"/>
          <w:szCs w:val="20"/>
        </w:rPr>
        <w:t>如</w:t>
      </w:r>
      <w:r>
        <w:rPr>
          <w:rFonts w:ascii="Calibri" w:hAnsi="Calibri" w:eastAsia="宋体" w:cs="Calibri"/>
          <w:kern w:val="0"/>
          <w:sz w:val="20"/>
          <w:szCs w:val="20"/>
        </w:rPr>
        <w:t xml:space="preserve">原始设备制造商在戴尔标准产品已交运后去除或移动任何的“戴尔”、“戴爾”“DELL”和“Dell”商标或标识，且在该等产品上贴上其它商标或标识（包括任何属于原始设备制造商的标志或名称），原始设备制造商应负责获取各产品售出国或交运国所需的所有监管批准或其它授权。在任何情形下，未获得适当的政府机关或制造商的事先书面批准，原始设备制造商不得移除或变更产品上的安全标签及政府机构认证标签或其它制造商标签。  </w:t>
      </w:r>
    </w:p>
    <w:p w14:paraId="4352BB49">
      <w:pPr>
        <w:widowControl/>
        <w:tabs>
          <w:tab w:val="left" w:pos="540"/>
        </w:tabs>
        <w:rPr>
          <w:rFonts w:ascii="Calibri" w:hAnsi="Calibri" w:eastAsia="宋体" w:cs="Calibri"/>
          <w:kern w:val="0"/>
          <w:sz w:val="20"/>
          <w:szCs w:val="20"/>
          <w:u w:val="single"/>
        </w:rPr>
      </w:pPr>
    </w:p>
    <w:p w14:paraId="57E7B649">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14.</w:t>
      </w:r>
      <w:r>
        <w:rPr>
          <w:rFonts w:ascii="Calibri" w:hAnsi="Calibri" w:eastAsia="宋体" w:cs="Calibri"/>
          <w:b/>
          <w:i/>
          <w:kern w:val="0"/>
          <w:sz w:val="24"/>
          <w:szCs w:val="20"/>
        </w:rPr>
        <w:tab/>
      </w:r>
      <w:r>
        <w:rPr>
          <w:rFonts w:ascii="Calibri" w:hAnsi="Calibri" w:eastAsia="宋体" w:cs="Calibri"/>
          <w:b/>
          <w:i/>
          <w:kern w:val="0"/>
          <w:sz w:val="24"/>
          <w:szCs w:val="20"/>
        </w:rPr>
        <w:t>合规</w:t>
      </w:r>
    </w:p>
    <w:p w14:paraId="6F48F565">
      <w:pPr>
        <w:widowControl/>
        <w:tabs>
          <w:tab w:val="left" w:pos="540"/>
        </w:tabs>
        <w:rPr>
          <w:rFonts w:ascii="Calibri" w:hAnsi="Calibri" w:eastAsia="宋体" w:cs="Calibri"/>
          <w:kern w:val="0"/>
          <w:sz w:val="20"/>
          <w:szCs w:val="20"/>
        </w:rPr>
      </w:pPr>
    </w:p>
    <w:p w14:paraId="5CFB0C97">
      <w:pPr>
        <w:widowControl/>
        <w:tabs>
          <w:tab w:val="left" w:pos="540"/>
        </w:tabs>
        <w:suppressAutoHyphens/>
        <w:rPr>
          <w:rFonts w:ascii="Calibri" w:hAnsi="Calibri" w:eastAsia="宋体" w:cs="Calibri"/>
          <w:snapToGrid w:val="0"/>
          <w:color w:val="000000"/>
          <w:spacing w:val="-3"/>
          <w:kern w:val="0"/>
          <w:sz w:val="24"/>
          <w:szCs w:val="20"/>
        </w:rPr>
      </w:pPr>
      <w:r>
        <w:rPr>
          <w:rFonts w:ascii="Calibri" w:hAnsi="Calibri" w:eastAsia="宋体" w:cs="Calibri"/>
          <w:spacing w:val="-3"/>
          <w:kern w:val="0"/>
          <w:sz w:val="20"/>
          <w:szCs w:val="20"/>
        </w:rPr>
        <w:t xml:space="preserve">14.1   </w:t>
      </w:r>
      <w:r>
        <w:rPr>
          <w:rFonts w:ascii="Calibri" w:hAnsi="Calibri" w:eastAsia="宋体" w:cs="Calibri"/>
          <w:kern w:val="0"/>
          <w:sz w:val="20"/>
          <w:szCs w:val="20"/>
          <w:u w:val="single"/>
        </w:rPr>
        <w:t>一般监管的遵守</w:t>
      </w:r>
      <w:r>
        <w:rPr>
          <w:rFonts w:ascii="Calibri" w:hAnsi="Calibri" w:eastAsia="宋体" w:cs="Calibri"/>
          <w:spacing w:val="-3"/>
          <w:kern w:val="0"/>
          <w:sz w:val="24"/>
          <w:szCs w:val="20"/>
        </w:rPr>
        <w:t xml:space="preserve">.  </w:t>
      </w:r>
      <w:r>
        <w:rPr>
          <w:rFonts w:ascii="Calibri" w:hAnsi="Calibri" w:eastAsia="宋体" w:cs="Calibri"/>
          <w:spacing w:val="-3"/>
          <w:kern w:val="0"/>
          <w:sz w:val="20"/>
          <w:szCs w:val="20"/>
        </w:rPr>
        <w:t>戴尔及原始设备制造商应各自承担费用，遵守任何对本协议项下活动有司法管辖权的政府机构颁布的法律、法规及法令</w:t>
      </w:r>
      <w:r>
        <w:rPr>
          <w:rFonts w:ascii="Calibri" w:hAnsi="Calibri" w:eastAsia="宋体" w:cs="Calibri"/>
          <w:kern w:val="0"/>
          <w:sz w:val="20"/>
          <w:szCs w:val="20"/>
        </w:rPr>
        <w:t>。另外，戴尔及原始设备制造商各自应向另一方提供尽合理努力可获取的信息，以使另一方遵守与产品相关的适用法律法规。取决于产品的生产地点以及出售给原始设备制造商的地点，戴尔标准产品上的合规标志将可能有所不同。原始设备制造商理解，从美国、加拿大及欧盟售出的戴尔标准产品应包含有发运至该三大地区所要求的特定合规标志。发运至其它地区则要求其它合规标志。原始设备制造商全权负责取得可能要求获取的任何额外标志。原始设备制造商将负责持续遵守监管规定，包括但不限于对发运后的戴尔标准产品进行的修改或添附所应遵守的静电释放及辐射散发的标准。如果原始设备制造商对面板的设计进行改变，则原始设备制造商应负责确保面板符合产品运输目的国所有适用的电磁兼容性、产品安全及环境合规的要求。原始设备制造商应确保戴尔标准产品发运后继续符合监管机关及政府批准要求，并应确保原始设备制造商产品符合目标市场及地点的所有监管要求，并妥善贴上标签</w:t>
      </w:r>
      <w:r>
        <w:rPr>
          <w:rFonts w:ascii="Calibri" w:hAnsi="Calibri" w:eastAsia="宋体" w:cs="Calibri"/>
          <w:spacing w:val="-3"/>
          <w:kern w:val="0"/>
          <w:sz w:val="20"/>
          <w:szCs w:val="20"/>
        </w:rPr>
        <w:t>。</w:t>
      </w:r>
      <w:r>
        <w:rPr>
          <w:rFonts w:ascii="Calibri" w:hAnsi="Calibri" w:eastAsia="宋体" w:cs="Calibri"/>
          <w:snapToGrid w:val="0"/>
          <w:color w:val="000000"/>
          <w:spacing w:val="-3"/>
          <w:kern w:val="0"/>
          <w:sz w:val="24"/>
          <w:szCs w:val="20"/>
        </w:rPr>
        <w:t xml:space="preserve">  </w:t>
      </w:r>
    </w:p>
    <w:p w14:paraId="261EE216">
      <w:pPr>
        <w:widowControl/>
        <w:tabs>
          <w:tab w:val="left" w:pos="540"/>
        </w:tabs>
        <w:suppressAutoHyphens/>
        <w:rPr>
          <w:rFonts w:ascii="Calibri" w:hAnsi="Calibri" w:eastAsia="宋体" w:cs="Calibri"/>
          <w:spacing w:val="-3"/>
          <w:kern w:val="0"/>
          <w:sz w:val="24"/>
          <w:szCs w:val="20"/>
        </w:rPr>
      </w:pPr>
    </w:p>
    <w:p w14:paraId="09D428AF">
      <w:pPr>
        <w:widowControl/>
        <w:tabs>
          <w:tab w:val="left" w:pos="0"/>
        </w:tabs>
        <w:suppressAutoHyphens/>
        <w:rPr>
          <w:rFonts w:ascii="Calibri" w:hAnsi="Calibri" w:eastAsia="宋体" w:cs="Calibri"/>
          <w:spacing w:val="-3"/>
          <w:kern w:val="0"/>
          <w:sz w:val="24"/>
          <w:szCs w:val="20"/>
        </w:rPr>
      </w:pPr>
      <w:commentRangeStart w:id="18"/>
      <w:r>
        <w:rPr>
          <w:rFonts w:ascii="Calibri" w:hAnsi="Calibri" w:eastAsia="宋体" w:cs="Calibri"/>
          <w:spacing w:val="-3"/>
          <w:kern w:val="0"/>
          <w:sz w:val="20"/>
          <w:szCs w:val="20"/>
        </w:rPr>
        <w:t>14.2</w:t>
      </w:r>
      <w:r>
        <w:rPr>
          <w:rFonts w:ascii="Calibri" w:hAnsi="Calibri" w:eastAsia="宋体" w:cs="Calibri"/>
          <w:spacing w:val="-3"/>
          <w:kern w:val="0"/>
          <w:sz w:val="24"/>
          <w:szCs w:val="20"/>
        </w:rPr>
        <w:t xml:space="preserve">   </w:t>
      </w:r>
      <w:r>
        <w:rPr>
          <w:rFonts w:ascii="Calibri" w:hAnsi="Calibri" w:eastAsia="宋体" w:cs="Calibri"/>
          <w:kern w:val="0"/>
          <w:sz w:val="20"/>
          <w:szCs w:val="20"/>
          <w:u w:val="single"/>
        </w:rPr>
        <w:t>进出口管制法规的遵守</w:t>
      </w:r>
      <w:r>
        <w:rPr>
          <w:rFonts w:ascii="Calibri" w:hAnsi="Calibri" w:eastAsia="宋体" w:cs="Calibri"/>
          <w:spacing w:val="-3"/>
          <w:kern w:val="0"/>
          <w:sz w:val="24"/>
          <w:szCs w:val="20"/>
        </w:rPr>
        <w:t xml:space="preserve">.  </w:t>
      </w:r>
      <w:commentRangeEnd w:id="18"/>
      <w:r>
        <w:rPr>
          <w:rStyle w:val="16"/>
          <w:rFonts w:ascii="Times New Roman" w:hAnsi="Times New Roman" w:eastAsia="宋体" w:cs="Times New Roman"/>
          <w:kern w:val="0"/>
        </w:rPr>
        <w:commentReference w:id="18"/>
      </w:r>
    </w:p>
    <w:p w14:paraId="2B296804">
      <w:pPr>
        <w:widowControl/>
        <w:tabs>
          <w:tab w:val="left" w:pos="0"/>
        </w:tabs>
        <w:suppressAutoHyphens/>
        <w:spacing w:after="120"/>
        <w:rPr>
          <w:rFonts w:ascii="Calibri" w:hAnsi="Calibri" w:eastAsia="宋体" w:cs="Calibri"/>
          <w:spacing w:val="-3"/>
          <w:kern w:val="0"/>
          <w:sz w:val="20"/>
          <w:szCs w:val="20"/>
        </w:rPr>
      </w:pPr>
      <w:bookmarkStart w:id="14" w:name="_Hlk104539919"/>
      <w:r>
        <w:rPr>
          <w:rFonts w:hint="eastAsia" w:ascii="Calibri" w:hAnsi="Calibri" w:eastAsia="宋体" w:cs="Calibri"/>
          <w:spacing w:val="-3"/>
          <w:kern w:val="0"/>
          <w:sz w:val="20"/>
          <w:szCs w:val="20"/>
        </w:rPr>
        <w:t>14.2.1</w:t>
      </w:r>
      <w:r>
        <w:rPr>
          <w:rFonts w:hint="eastAsia" w:ascii="Calibri" w:hAnsi="Calibri" w:eastAsia="宋体" w:cs="Calibri"/>
          <w:spacing w:val="-3"/>
          <w:kern w:val="0"/>
          <w:sz w:val="20"/>
          <w:szCs w:val="20"/>
        </w:rPr>
        <w:tab/>
      </w:r>
      <w:r>
        <w:rPr>
          <w:rFonts w:hint="eastAsia" w:ascii="Calibri" w:hAnsi="Calibri" w:eastAsia="宋体" w:cs="Calibri"/>
          <w:spacing w:val="-3"/>
          <w:kern w:val="0"/>
          <w:sz w:val="20"/>
          <w:szCs w:val="20"/>
        </w:rPr>
        <w:t xml:space="preserve"> 原始设备制造商受美国、欧盟以及其他适用司法管辖区的出口管制和经济制裁法律约束，并有责任遵守这些法律。</w:t>
      </w:r>
    </w:p>
    <w:p w14:paraId="6E881BE5">
      <w:pPr>
        <w:widowControl/>
        <w:tabs>
          <w:tab w:val="left" w:pos="0"/>
        </w:tabs>
        <w:suppressAutoHyphens/>
        <w:spacing w:after="120"/>
        <w:rPr>
          <w:rFonts w:ascii="Calibri" w:hAnsi="Calibri" w:eastAsia="宋体" w:cs="Calibri"/>
          <w:spacing w:val="-3"/>
          <w:kern w:val="0"/>
          <w:sz w:val="20"/>
          <w:szCs w:val="20"/>
        </w:rPr>
      </w:pPr>
      <w:r>
        <w:rPr>
          <w:rFonts w:ascii="Calibri" w:hAnsi="Calibri" w:eastAsia="宋体" w:cs="Calibri"/>
          <w:spacing w:val="-3"/>
          <w:kern w:val="0"/>
          <w:sz w:val="20"/>
          <w:szCs w:val="20"/>
        </w:rPr>
        <w:t xml:space="preserve">A. </w:t>
      </w:r>
      <w:r>
        <w:rPr>
          <w:rFonts w:hint="eastAsia" w:ascii="Calibri" w:hAnsi="Calibri" w:eastAsia="宋体" w:cs="Calibri"/>
          <w:spacing w:val="-3"/>
          <w:kern w:val="0"/>
          <w:sz w:val="20"/>
          <w:szCs w:val="20"/>
        </w:rPr>
        <w:t>除非符合上述法律，否则原始设备制造商购买的产品和服务以及访问的相关技术（统称为“材料”）不得被使用、出售、出租、出口、进口、再出口或转让，此类法律包括但不限于出口许可要求、最终用户、最终用途和最终目的地限制规定、禁止与受制裁个人和实体实施交易的规定，受制裁的个人和实体包括但不限于美国海外资产管理办公室《特别指定国民和被禁止人员名单》、美国商务部《实体清单》、《拒绝人员名单》、《军事用户名单》和《军事情报用户名单》中所列的人员和实体。原始设备制造商陈述并保证，原始设备制造商及其用户并非上述名单的主体或目标，并且原始设备制造商及其用户所在的国家/地区也并非美国、欧盟或其他适用司法管辖区经济制裁主体或目标的国家/地区（包括但不限于朝鲜、古巴、伊朗、叙利亚、克里米亚</w:t>
      </w:r>
      <w:bookmarkStart w:id="15" w:name="_Hlk104388741"/>
      <w:r>
        <w:rPr>
          <w:rFonts w:hint="eastAsia" w:ascii="Calibri" w:hAnsi="Calibri" w:eastAsia="宋体" w:cs="Calibri"/>
          <w:spacing w:val="-3"/>
          <w:kern w:val="0"/>
          <w:sz w:val="20"/>
          <w:szCs w:val="20"/>
        </w:rPr>
        <w:t>以及被称为顿涅茨克人民共和国和卢甘斯克人民共和国的地区</w:t>
      </w:r>
      <w:bookmarkEnd w:id="15"/>
      <w:r>
        <w:rPr>
          <w:rFonts w:hint="eastAsia" w:ascii="Calibri" w:hAnsi="Calibri" w:eastAsia="宋体" w:cs="Calibri"/>
          <w:spacing w:val="-3"/>
          <w:kern w:val="0"/>
          <w:sz w:val="20"/>
          <w:szCs w:val="20"/>
        </w:rPr>
        <w:t xml:space="preserve">）。 </w:t>
      </w:r>
    </w:p>
    <w:p w14:paraId="76A3141A">
      <w:pPr>
        <w:widowControl/>
        <w:tabs>
          <w:tab w:val="left" w:pos="0"/>
        </w:tabs>
        <w:suppressAutoHyphens/>
        <w:spacing w:after="120"/>
        <w:rPr>
          <w:rFonts w:ascii="Calibri" w:hAnsi="Calibri" w:eastAsia="宋体" w:cs="Calibri"/>
          <w:spacing w:val="-3"/>
          <w:kern w:val="0"/>
          <w:sz w:val="20"/>
          <w:szCs w:val="20"/>
        </w:rPr>
      </w:pPr>
      <w:r>
        <w:rPr>
          <w:rFonts w:ascii="Calibri" w:hAnsi="Calibri" w:eastAsia="宋体" w:cs="Calibri"/>
          <w:spacing w:val="-3"/>
          <w:kern w:val="0"/>
          <w:sz w:val="20"/>
          <w:szCs w:val="20"/>
        </w:rPr>
        <w:t>B.</w:t>
      </w:r>
      <w:r>
        <w:rPr>
          <w:rFonts w:hint="eastAsia" w:ascii="Calibri" w:hAnsi="Calibri" w:eastAsia="宋体" w:cs="Calibri"/>
          <w:spacing w:val="-3"/>
          <w:kern w:val="0"/>
          <w:sz w:val="20"/>
          <w:szCs w:val="20"/>
        </w:rPr>
        <w:t>原始设备制造商同意，其将获得与以下相关的所有必要权利、许可和同意：(a) 原始设备制造商及其关联公司向戴尔或其关联公司提供的技术或数据（包括个人数据），以及 (b) 原始设备制造商及其关联公司指示或要求戴尔或其关联公司作为戴尔产品和服务的一部分使用、安装或集成的非戴尔软件或其他组件。原始设备制造商全权负责审查戴尔在提供产品和服务时向戴尔提供的或戴尔访问的数据，以确保其不含：(i) 机密数据、ITAR（《国际武器贸易条例》）相关数据，或两者；(ii) 被指定为国防物品和国防服务的物品、服务和相关技术数据。</w:t>
      </w:r>
    </w:p>
    <w:p w14:paraId="694729A5">
      <w:pPr>
        <w:widowControl/>
        <w:tabs>
          <w:tab w:val="left" w:pos="0"/>
        </w:tabs>
        <w:suppressAutoHyphens/>
        <w:spacing w:after="120"/>
        <w:rPr>
          <w:rFonts w:ascii="Calibri" w:hAnsi="Calibri" w:eastAsia="宋体" w:cs="Calibri"/>
          <w:spacing w:val="-3"/>
          <w:kern w:val="0"/>
          <w:sz w:val="20"/>
          <w:szCs w:val="20"/>
        </w:rPr>
      </w:pPr>
      <w:r>
        <w:rPr>
          <w:rFonts w:ascii="Calibri" w:hAnsi="Calibri" w:eastAsia="宋体" w:cs="Calibri"/>
          <w:spacing w:val="-3"/>
          <w:kern w:val="0"/>
          <w:sz w:val="20"/>
          <w:szCs w:val="20"/>
        </w:rPr>
        <w:t xml:space="preserve">C. </w:t>
      </w:r>
      <w:r>
        <w:rPr>
          <w:rFonts w:hint="eastAsia" w:ascii="Calibri" w:hAnsi="Calibri" w:eastAsia="宋体" w:cs="Calibri"/>
          <w:spacing w:val="-3"/>
          <w:kern w:val="0"/>
          <w:sz w:val="20"/>
          <w:szCs w:val="20"/>
        </w:rPr>
        <w:t>对于因违反任何上述14.2</w:t>
      </w:r>
      <w:r>
        <w:rPr>
          <w:rFonts w:ascii="Calibri" w:hAnsi="Calibri" w:eastAsia="宋体" w:cs="Calibri"/>
          <w:spacing w:val="-3"/>
          <w:kern w:val="0"/>
          <w:sz w:val="20"/>
          <w:szCs w:val="20"/>
        </w:rPr>
        <w:t>.1</w:t>
      </w:r>
      <w:r>
        <w:rPr>
          <w:rFonts w:hint="eastAsia" w:ascii="Calibri" w:hAnsi="Calibri" w:eastAsia="宋体" w:cs="Calibri"/>
          <w:spacing w:val="-3"/>
          <w:kern w:val="0"/>
          <w:sz w:val="20"/>
          <w:szCs w:val="20"/>
        </w:rPr>
        <w:t>款的规定或因原始设备制造商侵犯或盗用戴尔、其关联公司或第三方的知识产权而导致的任何第三方索赔，原始设备制造商将为戴尔及其关联公司进行辩护并做出赔偿。</w:t>
      </w:r>
    </w:p>
    <w:p w14:paraId="6A15970D">
      <w:pPr>
        <w:widowControl/>
        <w:tabs>
          <w:tab w:val="left" w:pos="540"/>
        </w:tabs>
        <w:suppressAutoHyphens/>
        <w:spacing w:after="120"/>
        <w:rPr>
          <w:rFonts w:ascii="Calibri" w:hAnsi="Calibri" w:eastAsia="宋体" w:cs="Calibri"/>
          <w:spacing w:val="-3"/>
          <w:kern w:val="0"/>
          <w:sz w:val="24"/>
          <w:szCs w:val="20"/>
        </w:rPr>
      </w:pPr>
      <w:r>
        <w:rPr>
          <w:rFonts w:hint="eastAsia" w:ascii="Calibri" w:hAnsi="Calibri" w:eastAsia="宋体" w:cs="Calibri"/>
          <w:spacing w:val="-3"/>
          <w:kern w:val="0"/>
          <w:sz w:val="20"/>
          <w:szCs w:val="20"/>
        </w:rPr>
        <w:t>14.2.</w:t>
      </w:r>
      <w:r>
        <w:rPr>
          <w:rFonts w:ascii="Calibri" w:hAnsi="Calibri" w:eastAsia="宋体" w:cs="Calibri"/>
          <w:spacing w:val="-3"/>
          <w:kern w:val="0"/>
          <w:sz w:val="20"/>
          <w:szCs w:val="20"/>
        </w:rPr>
        <w:t>2</w:t>
      </w:r>
      <w:r>
        <w:rPr>
          <w:rFonts w:hint="eastAsia" w:ascii="Calibri" w:hAnsi="Calibri" w:eastAsia="宋体" w:cs="Calibri"/>
          <w:spacing w:val="-3"/>
          <w:kern w:val="0"/>
          <w:sz w:val="20"/>
          <w:szCs w:val="20"/>
        </w:rPr>
        <w:t>加密（仅适用于国际订单）。原始设备制造商应自己负责审核其向戴尔提供（或者戴尔可以接触）的数据并确认，其出于任何原因向戴尔提供的包含或启用加密功能的所有物品（包括硬件、软件、技术和其他材料）：(a) 符合《关于常规武器和两用物品及技术出口管制的瓦森纳安排》（《瓦森纳安排）》第 2 部分第 5 类加密说明（说明 3）和 美国商业管制清单 (CCL) 第 2 部分第 5 类的标准，或 (b) 使用 56 位或更少位的对称密钥长度，512 位或更少位的不对称椭圆曲线和 112 位或更少位的椭圆曲线，或 (c) 不受瓦森纳安排第 2 部分第 5 类和 CCL 第 2 部分第 5 类控制。戴尔不负责确定产品和服务中使用的任何第三方产品是否满足此类产品或服务交付或履行所在国家或地区的监管要求。如果产品或服务被法律禁止或不符合当地法规要求，戴尔没有义务提供任何产品或服务。</w:t>
      </w:r>
    </w:p>
    <w:bookmarkEnd w:id="14"/>
    <w:p w14:paraId="5950AE14">
      <w:pPr>
        <w:widowControl/>
        <w:tabs>
          <w:tab w:val="left" w:pos="0"/>
        </w:tabs>
        <w:suppressAutoHyphens/>
        <w:rPr>
          <w:rFonts w:ascii="Calibri" w:hAnsi="Calibri" w:eastAsia="宋体" w:cs="Calibri"/>
          <w:spacing w:val="-3"/>
          <w:kern w:val="0"/>
          <w:sz w:val="24"/>
          <w:szCs w:val="20"/>
        </w:rPr>
      </w:pPr>
      <w:r>
        <w:rPr>
          <w:rFonts w:ascii="Calibri" w:hAnsi="Calibri" w:eastAsia="宋体" w:cs="Calibri"/>
          <w:spacing w:val="-3"/>
          <w:kern w:val="0"/>
          <w:sz w:val="20"/>
          <w:szCs w:val="20"/>
        </w:rPr>
        <w:t xml:space="preserve">14.3   </w:t>
      </w:r>
      <w:r>
        <w:rPr>
          <w:rFonts w:ascii="Calibri" w:hAnsi="Calibri" w:eastAsia="宋体" w:cs="Calibri"/>
          <w:kern w:val="0"/>
          <w:sz w:val="20"/>
          <w:szCs w:val="20"/>
          <w:u w:val="single"/>
        </w:rPr>
        <w:t>欧盟电子电气废弃物指令之第2002/96/EC号和第2003/108/EC号</w:t>
      </w:r>
      <w:r>
        <w:rPr>
          <w:rFonts w:ascii="Calibri" w:hAnsi="Calibri" w:eastAsia="宋体" w:cs="Calibri"/>
          <w:spacing w:val="-3"/>
          <w:kern w:val="0"/>
          <w:sz w:val="24"/>
          <w:szCs w:val="20"/>
        </w:rPr>
        <w:t xml:space="preserve">.  </w:t>
      </w:r>
      <w:r>
        <w:rPr>
          <w:rFonts w:ascii="Calibri" w:hAnsi="Calibri" w:eastAsia="宋体" w:cs="Calibri"/>
          <w:spacing w:val="-3"/>
          <w:kern w:val="0"/>
          <w:sz w:val="20"/>
          <w:szCs w:val="20"/>
        </w:rPr>
        <w:t>本第14.3条仅适用于原始设备制造商从欧盟成员国及在该国立法中采纳了欧盟电子电气废弃物指令的其它欧盟国家（“</w:t>
      </w:r>
      <w:r>
        <w:rPr>
          <w:rFonts w:ascii="Calibri" w:hAnsi="Calibri" w:eastAsia="宋体" w:cs="Calibri"/>
          <w:b/>
          <w:spacing w:val="-3"/>
          <w:kern w:val="0"/>
          <w:sz w:val="20"/>
          <w:szCs w:val="20"/>
        </w:rPr>
        <w:t>成员国</w:t>
      </w:r>
      <w:r>
        <w:rPr>
          <w:rFonts w:ascii="Calibri" w:hAnsi="Calibri" w:eastAsia="宋体" w:cs="Calibri"/>
          <w:spacing w:val="-3"/>
          <w:kern w:val="0"/>
          <w:sz w:val="20"/>
          <w:szCs w:val="20"/>
        </w:rPr>
        <w:t>”）购买戴尔标准产品的情形。戴尔将所有原始设备制造商依本协议所购买的产品归类为商务对商务的非家用电子电气设备，适当的戴尔关联公司应将该等情况向将欧盟电子电气废弃物指令纳入本国立法的成员国的适当政府机构予以汇报。如适用，在所有其它成员国，销售的产品将视为既可商用又可家用产品。原始设备制造商应遵守各成员国采纳并实施的欧盟电子电气废弃物指令的要求，并应戴尔的要求，向戴尔提供遵守该法令的证据。合同双方同意：</w:t>
      </w:r>
    </w:p>
    <w:p w14:paraId="073325BD">
      <w:pPr>
        <w:widowControl/>
        <w:tabs>
          <w:tab w:val="left" w:pos="0"/>
        </w:tabs>
        <w:suppressAutoHyphens/>
        <w:rPr>
          <w:rFonts w:ascii="Calibri" w:hAnsi="Calibri" w:eastAsia="宋体" w:cs="Calibri"/>
          <w:spacing w:val="-3"/>
          <w:kern w:val="0"/>
          <w:sz w:val="24"/>
          <w:szCs w:val="20"/>
        </w:rPr>
      </w:pPr>
    </w:p>
    <w:p w14:paraId="503B696C">
      <w:pPr>
        <w:widowControl/>
        <w:numPr>
          <w:ilvl w:val="0"/>
          <w:numId w:val="4"/>
        </w:numPr>
        <w:tabs>
          <w:tab w:val="left" w:pos="0"/>
        </w:tabs>
        <w:suppressAutoHyphens/>
        <w:jc w:val="left"/>
        <w:rPr>
          <w:rFonts w:ascii="Calibri" w:hAnsi="Calibri" w:eastAsia="宋体" w:cs="Calibri"/>
          <w:spacing w:val="-3"/>
          <w:kern w:val="0"/>
          <w:sz w:val="24"/>
          <w:szCs w:val="20"/>
        </w:rPr>
      </w:pPr>
      <w:r>
        <w:rPr>
          <w:rFonts w:ascii="Calibri" w:hAnsi="Calibri" w:eastAsia="宋体" w:cs="Calibri"/>
          <w:spacing w:val="-3"/>
          <w:kern w:val="0"/>
          <w:sz w:val="20"/>
          <w:szCs w:val="20"/>
        </w:rPr>
        <w:t>如戴尔向原始设备制造商签发发票，并将产品发运至以下国家的原始设备制造商（或发运至原始设备制造商指定的某地点）：  英国、德国、法国、奥地利、比利时、丹麦、芬兰、希腊、爱尔兰、意大利、卢森堡、荷兰、挪威、葡萄牙、西班牙、瑞典、瑞士、捷克及斯洛伐克，戴尔应负责遵守该等国家的有关欧盟电子电气废弃物指令的立法，包括但不限于上报投放于市场的非家用电子电气设备，依要求向适当的政府机构支付工程变更指令费用，并依据</w:t>
      </w:r>
      <w:r>
        <w:fldChar w:fldCharType="begin"/>
      </w:r>
      <w:r>
        <w:instrText xml:space="preserve"> HYPERLINK "http://www.euro.dell.com/recycling" </w:instrText>
      </w:r>
      <w:r>
        <w:fldChar w:fldCharType="separate"/>
      </w:r>
      <w:r>
        <w:rPr>
          <w:rFonts w:ascii="Calibri" w:hAnsi="Calibri" w:eastAsia="宋体" w:cs="Calibri"/>
          <w:spacing w:val="-3"/>
          <w:kern w:val="0"/>
          <w:sz w:val="20"/>
          <w:szCs w:val="20"/>
        </w:rPr>
        <w:t>www.euro.dell.com/recycling</w:t>
      </w:r>
      <w:r>
        <w:rPr>
          <w:rFonts w:ascii="Calibri" w:hAnsi="Calibri" w:eastAsia="宋体" w:cs="Calibri"/>
          <w:spacing w:val="-3"/>
          <w:kern w:val="0"/>
          <w:sz w:val="20"/>
          <w:szCs w:val="20"/>
        </w:rPr>
        <w:fldChar w:fldCharType="end"/>
      </w:r>
      <w:r>
        <w:rPr>
          <w:rFonts w:ascii="Calibri" w:hAnsi="Calibri" w:eastAsia="宋体" w:cs="Calibri"/>
          <w:spacing w:val="-3"/>
          <w:kern w:val="0"/>
          <w:sz w:val="20"/>
          <w:szCs w:val="20"/>
        </w:rPr>
        <w:t>网页上所述的戴尔有关欧盟电子电气废弃物指令的回收项目收回产品；</w:t>
      </w:r>
    </w:p>
    <w:p w14:paraId="1248430E">
      <w:pPr>
        <w:widowControl/>
        <w:tabs>
          <w:tab w:val="left" w:pos="540"/>
        </w:tabs>
        <w:suppressAutoHyphens/>
        <w:rPr>
          <w:rFonts w:ascii="Calibri" w:hAnsi="Calibri" w:eastAsia="宋体" w:cs="Calibri"/>
          <w:spacing w:val="-3"/>
          <w:kern w:val="0"/>
          <w:sz w:val="24"/>
          <w:szCs w:val="20"/>
        </w:rPr>
      </w:pPr>
    </w:p>
    <w:p w14:paraId="79413C5C">
      <w:pPr>
        <w:widowControl/>
        <w:numPr>
          <w:ilvl w:val="0"/>
          <w:numId w:val="4"/>
        </w:numPr>
        <w:tabs>
          <w:tab w:val="left" w:pos="0"/>
        </w:tabs>
        <w:suppressAutoHyphens/>
        <w:jc w:val="left"/>
        <w:rPr>
          <w:rFonts w:ascii="Calibri" w:hAnsi="Calibri" w:eastAsia="宋体" w:cs="Calibri"/>
          <w:spacing w:val="-3"/>
          <w:kern w:val="0"/>
          <w:sz w:val="24"/>
          <w:szCs w:val="20"/>
        </w:rPr>
      </w:pPr>
      <w:r>
        <w:rPr>
          <w:rFonts w:ascii="Calibri" w:hAnsi="Calibri" w:eastAsia="宋体" w:cs="Calibri"/>
          <w:spacing w:val="-3"/>
          <w:kern w:val="0"/>
          <w:sz w:val="20"/>
          <w:szCs w:val="20"/>
        </w:rPr>
        <w:t>如戴尔签发发票并将产品发运至（a）款所列国家之外的其它国家的原始设备制造商（或发运至原始设备制造商指定的某地点），则原始设备制造商应负责遵守该成员国的有关欧盟电子电气废弃物指令的立法；</w:t>
      </w:r>
    </w:p>
    <w:p w14:paraId="56B5922D">
      <w:pPr>
        <w:widowControl/>
        <w:tabs>
          <w:tab w:val="left" w:pos="540"/>
        </w:tabs>
        <w:suppressAutoHyphens/>
        <w:rPr>
          <w:rFonts w:ascii="Calibri" w:hAnsi="Calibri" w:eastAsia="宋体" w:cs="Calibri"/>
          <w:spacing w:val="-3"/>
          <w:kern w:val="0"/>
          <w:sz w:val="24"/>
          <w:szCs w:val="20"/>
        </w:rPr>
      </w:pPr>
    </w:p>
    <w:p w14:paraId="0EB5B2D3">
      <w:pPr>
        <w:widowControl/>
        <w:numPr>
          <w:ilvl w:val="0"/>
          <w:numId w:val="4"/>
        </w:numPr>
        <w:tabs>
          <w:tab w:val="left" w:pos="0"/>
        </w:tabs>
        <w:suppressAutoHyphens/>
        <w:jc w:val="left"/>
        <w:rPr>
          <w:rFonts w:ascii="Calibri" w:hAnsi="Calibri" w:eastAsia="宋体" w:cs="Calibri"/>
          <w:spacing w:val="-3"/>
          <w:kern w:val="0"/>
          <w:sz w:val="24"/>
          <w:szCs w:val="20"/>
        </w:rPr>
      </w:pPr>
      <w:r>
        <w:rPr>
          <w:rFonts w:ascii="Calibri" w:hAnsi="Calibri" w:eastAsia="宋体" w:cs="Calibri"/>
          <w:spacing w:val="-3"/>
          <w:kern w:val="0"/>
          <w:sz w:val="20"/>
          <w:szCs w:val="20"/>
        </w:rPr>
        <w:t>如原始设备制造商继续将产品发运至另一国家，则原始设备制造商应负责遵守该成员国的有关欧盟电子电气废弃物指令的立法；以及</w:t>
      </w:r>
    </w:p>
    <w:p w14:paraId="6B9A0066">
      <w:pPr>
        <w:widowControl/>
        <w:tabs>
          <w:tab w:val="left" w:pos="0"/>
        </w:tabs>
        <w:suppressAutoHyphens/>
        <w:rPr>
          <w:rFonts w:ascii="Calibri" w:hAnsi="Calibri" w:eastAsia="宋体" w:cs="Calibri"/>
          <w:spacing w:val="-3"/>
          <w:kern w:val="0"/>
          <w:sz w:val="24"/>
          <w:szCs w:val="20"/>
        </w:rPr>
      </w:pPr>
    </w:p>
    <w:p w14:paraId="0E0E284B">
      <w:pPr>
        <w:widowControl/>
        <w:numPr>
          <w:ilvl w:val="0"/>
          <w:numId w:val="4"/>
        </w:numPr>
        <w:tabs>
          <w:tab w:val="left" w:pos="0"/>
        </w:tabs>
        <w:suppressAutoHyphens/>
        <w:jc w:val="left"/>
        <w:rPr>
          <w:rFonts w:ascii="Calibri" w:hAnsi="Calibri" w:eastAsia="宋体" w:cs="Calibri"/>
          <w:spacing w:val="-3"/>
          <w:kern w:val="0"/>
          <w:sz w:val="24"/>
          <w:szCs w:val="20"/>
        </w:rPr>
      </w:pPr>
      <w:r>
        <w:rPr>
          <w:rFonts w:ascii="Calibri" w:hAnsi="Calibri" w:eastAsia="宋体" w:cs="Calibri"/>
          <w:spacing w:val="-3"/>
          <w:kern w:val="0"/>
          <w:sz w:val="20"/>
          <w:szCs w:val="20"/>
        </w:rPr>
        <w:t>如原始设备制造商向消费者/家庭使用者出售产品，如在各成员国适用，原始设备制造商将负责遵守所有有关欧盟电子电气废弃物指令的立法，包括但不限于合规计划成员身份</w:t>
      </w:r>
      <w:r>
        <w:rPr>
          <w:rFonts w:ascii="Calibri" w:hAnsi="Calibri" w:eastAsia="宋体" w:cs="Calibri"/>
          <w:spacing w:val="-3"/>
          <w:kern w:val="0"/>
          <w:sz w:val="24"/>
          <w:szCs w:val="20"/>
        </w:rPr>
        <w:t>，</w:t>
      </w:r>
      <w:r>
        <w:rPr>
          <w:rFonts w:ascii="Calibri" w:hAnsi="Calibri" w:eastAsia="宋体" w:cs="Calibri"/>
          <w:spacing w:val="-3"/>
          <w:kern w:val="0"/>
          <w:sz w:val="20"/>
          <w:szCs w:val="20"/>
        </w:rPr>
        <w:t>就投放于市场的电子电气设备进行汇报，向适当的政府机构递交、收集并支付工程变更指令费用； 以及依法收回并处理产品。</w:t>
      </w:r>
    </w:p>
    <w:p w14:paraId="502C73A0">
      <w:pPr>
        <w:widowControl/>
        <w:tabs>
          <w:tab w:val="left" w:pos="0"/>
        </w:tabs>
        <w:suppressAutoHyphens/>
        <w:rPr>
          <w:rFonts w:ascii="Calibri" w:hAnsi="Calibri" w:eastAsia="宋体" w:cs="Calibri"/>
          <w:spacing w:val="-3"/>
          <w:kern w:val="0"/>
          <w:sz w:val="24"/>
          <w:szCs w:val="20"/>
        </w:rPr>
      </w:pPr>
    </w:p>
    <w:p w14:paraId="545CABAC">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 xml:space="preserve">14.4    </w:t>
      </w:r>
      <w:r>
        <w:rPr>
          <w:rFonts w:ascii="Calibri" w:hAnsi="Calibri" w:eastAsia="宋体" w:cs="Calibri"/>
          <w:spacing w:val="-3"/>
          <w:kern w:val="0"/>
          <w:sz w:val="20"/>
          <w:szCs w:val="20"/>
          <w:u w:val="single"/>
        </w:rPr>
        <w:t>反腐败法律的遵守</w:t>
      </w:r>
    </w:p>
    <w:p w14:paraId="0232CA91">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14.4.1 在戴尔，我们承诺仅依赖产品、服务和人员的优点和正直赢得业务。我们不容忍贿赂或腐败，无论我们的公司位于何处，无论我们的业务位于何处。此处的“反腐败法律”是指原始设备制造商推广或销售戴尔的产品或服务的所在地的现行有效的反腐败或反贿赂法律，以及尤指包括美国《反海外腐败法》在内的反腐败法律。双方认可反腐败法律包括（但不限于）如下禁止：</w:t>
      </w:r>
    </w:p>
    <w:p w14:paraId="7191D16C">
      <w:pPr>
        <w:widowControl/>
        <w:tabs>
          <w:tab w:val="left" w:pos="0"/>
        </w:tabs>
        <w:suppressAutoHyphens/>
        <w:rPr>
          <w:rFonts w:ascii="Calibri" w:hAnsi="Calibri" w:eastAsia="宋体" w:cs="Calibri"/>
          <w:spacing w:val="-3"/>
          <w:kern w:val="0"/>
          <w:sz w:val="20"/>
          <w:szCs w:val="20"/>
        </w:rPr>
      </w:pPr>
    </w:p>
    <w:p w14:paraId="021C17A6">
      <w:pPr>
        <w:widowControl/>
        <w:numPr>
          <w:ilvl w:val="0"/>
          <w:numId w:val="5"/>
        </w:numPr>
        <w:tabs>
          <w:tab w:val="left" w:pos="0"/>
        </w:tabs>
        <w:suppressAutoHyphens/>
        <w:jc w:val="left"/>
        <w:rPr>
          <w:rFonts w:ascii="Calibri" w:hAnsi="Calibri" w:eastAsia="宋体" w:cs="Calibri"/>
          <w:spacing w:val="-3"/>
          <w:kern w:val="0"/>
          <w:sz w:val="20"/>
          <w:szCs w:val="20"/>
        </w:rPr>
      </w:pPr>
      <w:bookmarkStart w:id="16" w:name="OLE_LINK9"/>
      <w:bookmarkStart w:id="17" w:name="OLE_LINK8"/>
      <w:r>
        <w:rPr>
          <w:rFonts w:ascii="Calibri" w:hAnsi="Calibri" w:eastAsia="宋体" w:cs="Calibri"/>
          <w:spacing w:val="-3"/>
          <w:kern w:val="0"/>
          <w:sz w:val="20"/>
          <w:szCs w:val="20"/>
        </w:rPr>
        <w:t>禁止向任何人（公务人员或者私人）提供、承诺或者给予任何经济的或者其它利益</w:t>
      </w:r>
      <w:bookmarkEnd w:id="16"/>
      <w:bookmarkEnd w:id="17"/>
      <w:r>
        <w:rPr>
          <w:rFonts w:ascii="Calibri" w:hAnsi="Calibri" w:eastAsia="宋体" w:cs="Calibri"/>
          <w:spacing w:val="-3"/>
          <w:kern w:val="0"/>
          <w:sz w:val="20"/>
          <w:szCs w:val="20"/>
        </w:rPr>
        <w:t>：(i)为了诱导某人不恰当地履行职责或职务；(ii)为了不恰当的行为而酬谢某人；或(iii)某人知道或者相信接受利益本身是不恰当地履行其职责或职务；及</w:t>
      </w:r>
    </w:p>
    <w:p w14:paraId="0AC3E5A5">
      <w:pPr>
        <w:widowControl/>
        <w:numPr>
          <w:ilvl w:val="0"/>
          <w:numId w:val="5"/>
        </w:numPr>
        <w:tabs>
          <w:tab w:val="left" w:pos="0"/>
        </w:tabs>
        <w:suppressAutoHyphens/>
        <w:jc w:val="left"/>
        <w:rPr>
          <w:rFonts w:ascii="Calibri" w:hAnsi="Calibri" w:eastAsia="宋体" w:cs="Calibri"/>
          <w:spacing w:val="-3"/>
          <w:kern w:val="0"/>
          <w:sz w:val="20"/>
          <w:szCs w:val="20"/>
        </w:rPr>
      </w:pPr>
      <w:bookmarkStart w:id="18" w:name="OLE_LINK24"/>
      <w:bookmarkStart w:id="19" w:name="OLE_LINK25"/>
      <w:r>
        <w:rPr>
          <w:rFonts w:ascii="Calibri" w:hAnsi="Calibri" w:eastAsia="宋体" w:cs="Calibri"/>
          <w:spacing w:val="-3"/>
          <w:kern w:val="0"/>
          <w:sz w:val="20"/>
          <w:szCs w:val="20"/>
        </w:rPr>
        <w:t>禁止向政府官员提供、承诺或者给予任何经济的或者其它利益，无论是直接还是通过第三方间接，其目的是企图获得或保持业务或获得优势：(i)影响政府官员在其职权范围内的行为；(ii)诱导该政府官员违反其法定职责而为或者不为某种行为；(iii)承诺任何不当的好处；或(iv)诱导政府官员利用其对政府或者机构的影响力来影响该政府或者机构的决定或行为。</w:t>
      </w:r>
    </w:p>
    <w:bookmarkEnd w:id="18"/>
    <w:bookmarkEnd w:id="19"/>
    <w:p w14:paraId="184D901C">
      <w:pPr>
        <w:widowControl/>
        <w:tabs>
          <w:tab w:val="left" w:pos="0"/>
        </w:tabs>
        <w:suppressAutoHyphens/>
        <w:rPr>
          <w:rFonts w:ascii="Calibri" w:hAnsi="Calibri" w:eastAsia="宋体" w:cs="Calibri"/>
          <w:spacing w:val="-3"/>
          <w:kern w:val="0"/>
          <w:sz w:val="24"/>
          <w:szCs w:val="20"/>
        </w:rPr>
      </w:pPr>
    </w:p>
    <w:p w14:paraId="729E503C">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14.4.2   双方同意遵守反腐败法律。根据本协议，任何一方不得：</w:t>
      </w:r>
    </w:p>
    <w:p w14:paraId="3E790918">
      <w:pPr>
        <w:widowControl/>
        <w:numPr>
          <w:ilvl w:val="0"/>
          <w:numId w:val="6"/>
        </w:numPr>
        <w:tabs>
          <w:tab w:val="left" w:pos="0"/>
        </w:tabs>
        <w:suppressAutoHyphens/>
        <w:jc w:val="left"/>
        <w:rPr>
          <w:rFonts w:ascii="Calibri" w:hAnsi="Calibri" w:eastAsia="宋体" w:cs="Calibri"/>
          <w:spacing w:val="-3"/>
          <w:kern w:val="0"/>
          <w:sz w:val="20"/>
          <w:szCs w:val="20"/>
        </w:rPr>
      </w:pPr>
      <w:r>
        <w:rPr>
          <w:rFonts w:ascii="Calibri" w:hAnsi="Calibri" w:eastAsia="宋体" w:cs="Calibri"/>
          <w:spacing w:val="-3"/>
          <w:kern w:val="0"/>
          <w:sz w:val="20"/>
          <w:szCs w:val="20"/>
        </w:rPr>
        <w:t>向任何人（公务人员或者私人）提供、承诺或者给予任何经济的或者其它利益：(i)为了诱导某人不恰当地履行职责或职务；(ii)为了不恰当的行为而酬谢某人；或(iii)某人知道或者相信接受利益本身是不恰当地履行其职责或职务；及</w:t>
      </w:r>
    </w:p>
    <w:p w14:paraId="445EA02E">
      <w:pPr>
        <w:widowControl/>
        <w:numPr>
          <w:ilvl w:val="0"/>
          <w:numId w:val="6"/>
        </w:numPr>
        <w:tabs>
          <w:tab w:val="left" w:pos="0"/>
        </w:tabs>
        <w:suppressAutoHyphens/>
        <w:jc w:val="left"/>
        <w:rPr>
          <w:rFonts w:ascii="Calibri" w:hAnsi="Calibri" w:eastAsia="宋体" w:cs="Calibri"/>
          <w:spacing w:val="-3"/>
          <w:kern w:val="0"/>
          <w:sz w:val="20"/>
          <w:szCs w:val="20"/>
        </w:rPr>
      </w:pPr>
      <w:r>
        <w:rPr>
          <w:rFonts w:ascii="Calibri" w:hAnsi="Calibri" w:eastAsia="宋体" w:cs="Calibri"/>
          <w:spacing w:val="-3"/>
          <w:kern w:val="0"/>
          <w:sz w:val="20"/>
          <w:szCs w:val="20"/>
        </w:rPr>
        <w:t>向政府官员提供、承诺或者给予任何经济的或者其它利益，无论是直接还是通过第三方间接，其目的是企图获得或保持业务或获得优势：(i)影响政府官员在其职权范围内的行为；(ii)诱导该政府官员违反其法定职责而为或者不为某种行为；(iii)承诺任何不当的好处；或(iv)诱导政府官员利用其对政府或者机构的影响力来影响该政府或者机构的决定或行为。</w:t>
      </w:r>
    </w:p>
    <w:p w14:paraId="7D33E2F8">
      <w:pPr>
        <w:widowControl/>
        <w:tabs>
          <w:tab w:val="left" w:pos="0"/>
        </w:tabs>
        <w:suppressAutoHyphens/>
        <w:ind w:left="720"/>
        <w:rPr>
          <w:rFonts w:ascii="Calibri" w:hAnsi="Calibri" w:eastAsia="宋体" w:cs="Calibri"/>
          <w:spacing w:val="-3"/>
          <w:kern w:val="0"/>
          <w:sz w:val="20"/>
          <w:szCs w:val="20"/>
        </w:rPr>
      </w:pPr>
    </w:p>
    <w:p w14:paraId="4A973144">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14.4.3   原始设备制造商同意，如果原始设备制造商将本协议的任何部分分包给任何人，或者从任何人（“相联人”）处接受与其履行本协议相关的服务，原始设备供应商应当要求相联人遵守反腐败义务，且该相联人的反腐败义务不应低于原始设备制造商在本协议项下遵守的反腐败义务。</w:t>
      </w:r>
    </w:p>
    <w:p w14:paraId="2549CA35">
      <w:pPr>
        <w:widowControl/>
        <w:tabs>
          <w:tab w:val="left" w:pos="0"/>
        </w:tabs>
        <w:suppressAutoHyphens/>
        <w:rPr>
          <w:rFonts w:ascii="Calibri" w:hAnsi="Calibri" w:eastAsia="宋体" w:cs="Calibri"/>
          <w:spacing w:val="-3"/>
          <w:kern w:val="0"/>
          <w:sz w:val="20"/>
          <w:szCs w:val="20"/>
        </w:rPr>
      </w:pPr>
    </w:p>
    <w:p w14:paraId="1ADF1831">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14.4.4   原始设备制造商保证并陈述，其或其下任何工作人员或雇员都未曾犯有贿赂、腐败、诈骗或欺诈之罪，且就其所知，也未因违反或涉嫌违反《反腐败法》受到过来自任何政府的、行政的或法律实体的调查、询问或强制程序。</w:t>
      </w:r>
    </w:p>
    <w:p w14:paraId="7BAFC778">
      <w:pPr>
        <w:widowControl/>
        <w:tabs>
          <w:tab w:val="left" w:pos="0"/>
        </w:tabs>
        <w:suppressAutoHyphens/>
        <w:rPr>
          <w:rFonts w:ascii="Calibri" w:hAnsi="Calibri" w:eastAsia="宋体" w:cs="Calibri"/>
          <w:spacing w:val="-3"/>
          <w:kern w:val="0"/>
          <w:sz w:val="20"/>
          <w:szCs w:val="20"/>
        </w:rPr>
      </w:pPr>
    </w:p>
    <w:p w14:paraId="2184453A">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14.4.5    原始设备制造商应当：(a)在双方业务往来期间，有一套自己的反腐败的政策和程序，包括但不限于有一套设计合理的程序来确保原始设备制造商与其相联人遵守《反腐败法》；(b)应戴尔的要求向戴尔提供上述政策和程序的副本；及(c)恰当地监督并执行上述政策和程序。原始设备制造商应确保本协议项下所有相关的行为在会计账簿上得以真实、准确地记录。原始设备制造商应向戴尔及戴尔的授权代表提供信息、文档及合理的协助以确保原始设备制造商遵守反腐败法律，或者配合对其潜在的违反相应法律开展的询问或调查。</w:t>
      </w:r>
    </w:p>
    <w:p w14:paraId="6A6074A5">
      <w:pPr>
        <w:widowControl/>
        <w:tabs>
          <w:tab w:val="left" w:pos="0"/>
        </w:tabs>
        <w:suppressAutoHyphens/>
        <w:rPr>
          <w:rFonts w:ascii="Calibri" w:hAnsi="Calibri" w:eastAsia="宋体" w:cs="Calibri"/>
          <w:spacing w:val="-3"/>
          <w:kern w:val="0"/>
          <w:sz w:val="24"/>
          <w:szCs w:val="20"/>
        </w:rPr>
      </w:pPr>
    </w:p>
    <w:p w14:paraId="1167CF16">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14.4.6     原始设备制造商一旦其发现自身或任何其工作人员、雇员或相联人从事了任何可能违反反腐败法律的行为, 应迅速通知戴尔。双方应迅速约见并诚信地解决任何索赔或所关注的事宜。如果在其后的90日内，双方未能就上述问题达成合意，那么经书面通知原始设备供应商，戴尔可立即中止、解除或终止本协议且无需对原始设备供应商承担任何责任。</w:t>
      </w:r>
    </w:p>
    <w:p w14:paraId="56803D1B">
      <w:pPr>
        <w:widowControl/>
        <w:tabs>
          <w:tab w:val="left" w:pos="0"/>
        </w:tabs>
        <w:suppressAutoHyphens/>
        <w:rPr>
          <w:rFonts w:ascii="Calibri" w:hAnsi="Calibri" w:eastAsia="宋体" w:cs="Calibri"/>
          <w:spacing w:val="-3"/>
          <w:kern w:val="0"/>
          <w:sz w:val="20"/>
          <w:szCs w:val="20"/>
        </w:rPr>
      </w:pPr>
    </w:p>
    <w:p w14:paraId="10B524E8">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14.4.7    如果原始设备供应商违反本协议，或者拒绝向戴尔提供戴尔要求的信息以证明其遵守本协议14.4条，戴尔可立即终止本协议或暂停履行其在本协议项下的行为。</w:t>
      </w:r>
    </w:p>
    <w:p w14:paraId="10558192">
      <w:pPr>
        <w:widowControl/>
        <w:tabs>
          <w:tab w:val="left" w:pos="0"/>
        </w:tabs>
        <w:suppressAutoHyphens/>
        <w:rPr>
          <w:rFonts w:ascii="Calibri" w:hAnsi="Calibri" w:eastAsia="宋体" w:cs="Calibri"/>
          <w:spacing w:val="-3"/>
          <w:kern w:val="0"/>
          <w:sz w:val="20"/>
          <w:szCs w:val="20"/>
        </w:rPr>
      </w:pPr>
    </w:p>
    <w:p w14:paraId="3B5874BD">
      <w:pPr>
        <w:widowControl/>
        <w:tabs>
          <w:tab w:val="left" w:pos="0"/>
        </w:tabs>
        <w:suppressAutoHyphens/>
        <w:rPr>
          <w:rFonts w:ascii="Calibri" w:hAnsi="Calibri" w:eastAsia="宋体" w:cs="Calibri"/>
          <w:spacing w:val="-3"/>
          <w:kern w:val="0"/>
          <w:sz w:val="20"/>
          <w:szCs w:val="20"/>
        </w:rPr>
      </w:pPr>
      <w:r>
        <w:rPr>
          <w:rFonts w:ascii="Calibri" w:hAnsi="Calibri" w:eastAsia="宋体" w:cs="Calibri"/>
          <w:spacing w:val="-3"/>
          <w:kern w:val="0"/>
          <w:sz w:val="20"/>
          <w:szCs w:val="20"/>
        </w:rPr>
        <w:t>14.5  审计. 原始设备制造商需要保留本协议项下的涉及产品销售、许可或使用的记录至少三（3）年时间，并确保这些记录是准确的、及时更新的以及完整的。原始设备制造商需要配合戴尔，并允许戴尔或受戴尔指派的人能够根据戴尔的需求获取并复制任何信息，以确保本协议的条款得以遵照执行。在排除对</w:t>
      </w:r>
      <w:bookmarkStart w:id="20" w:name="OLE_LINK31"/>
      <w:bookmarkStart w:id="21" w:name="OLE_LINK30"/>
      <w:r>
        <w:rPr>
          <w:rFonts w:ascii="Calibri" w:hAnsi="Calibri" w:eastAsia="宋体" w:cs="Calibri"/>
          <w:spacing w:val="-3"/>
          <w:kern w:val="0"/>
          <w:sz w:val="20"/>
          <w:szCs w:val="20"/>
        </w:rPr>
        <w:t>原始设备制造商</w:t>
      </w:r>
      <w:bookmarkEnd w:id="20"/>
      <w:bookmarkEnd w:id="21"/>
      <w:r>
        <w:rPr>
          <w:rFonts w:ascii="Calibri" w:hAnsi="Calibri" w:eastAsia="宋体" w:cs="Calibri"/>
          <w:spacing w:val="-3"/>
          <w:kern w:val="0"/>
          <w:sz w:val="20"/>
          <w:szCs w:val="20"/>
        </w:rPr>
        <w:t>的业务运营造成不合适的影响的情况下，经提前十五（15）天通知原始设备制造商，戴尔可以对原始设备制造商的记录进行审计，以确保原始设备制造商妥善履行了本协议项下的义务。</w:t>
      </w:r>
    </w:p>
    <w:p w14:paraId="4B834110">
      <w:pPr>
        <w:widowControl/>
        <w:tabs>
          <w:tab w:val="left" w:pos="0"/>
        </w:tabs>
        <w:suppressAutoHyphens/>
        <w:rPr>
          <w:rFonts w:ascii="Calibri" w:hAnsi="Calibri" w:eastAsia="宋体" w:cs="Calibri"/>
          <w:spacing w:val="-3"/>
          <w:kern w:val="0"/>
          <w:sz w:val="20"/>
          <w:szCs w:val="20"/>
        </w:rPr>
      </w:pPr>
    </w:p>
    <w:p w14:paraId="0563EAD1">
      <w:pPr>
        <w:widowControl/>
        <w:tabs>
          <w:tab w:val="left" w:pos="0"/>
        </w:tabs>
        <w:suppressAutoHyphens/>
        <w:rPr>
          <w:rFonts w:ascii="Calibri" w:hAnsi="Calibri" w:eastAsia="宋体" w:cs="Calibri"/>
          <w:spacing w:val="-3"/>
          <w:kern w:val="0"/>
          <w:sz w:val="20"/>
          <w:szCs w:val="20"/>
        </w:rPr>
      </w:pPr>
    </w:p>
    <w:p w14:paraId="65340BE5">
      <w:pPr>
        <w:widowControl/>
        <w:pBdr>
          <w:top w:val="single" w:color="auto" w:sz="4" w:space="1"/>
          <w:left w:val="single" w:color="auto" w:sz="4" w:space="4"/>
          <w:bottom w:val="single" w:color="auto" w:sz="4" w:space="1"/>
          <w:right w:val="single" w:color="auto" w:sz="4" w:space="4"/>
        </w:pBdr>
        <w:shd w:val="pct10" w:color="auto" w:fill="auto"/>
        <w:jc w:val="left"/>
        <w:rPr>
          <w:rFonts w:ascii="Calibri" w:hAnsi="Calibri" w:eastAsia="宋体" w:cs="Calibri"/>
          <w:b/>
          <w:i/>
          <w:kern w:val="0"/>
          <w:sz w:val="24"/>
          <w:szCs w:val="20"/>
        </w:rPr>
      </w:pPr>
      <w:bookmarkStart w:id="22" w:name="_DV_M246"/>
      <w:bookmarkEnd w:id="22"/>
      <w:bookmarkStart w:id="23" w:name="_DV_M223"/>
      <w:bookmarkEnd w:id="23"/>
      <w:bookmarkStart w:id="24" w:name="_DV_M222"/>
      <w:bookmarkEnd w:id="24"/>
      <w:bookmarkStart w:id="25" w:name="_DV_M244"/>
      <w:bookmarkEnd w:id="25"/>
      <w:bookmarkStart w:id="26" w:name="_DV_M226"/>
      <w:bookmarkEnd w:id="26"/>
      <w:r>
        <w:rPr>
          <w:rFonts w:ascii="Calibri" w:hAnsi="Calibri" w:eastAsia="宋体" w:cs="Calibri"/>
          <w:b/>
          <w:i/>
          <w:kern w:val="0"/>
          <w:sz w:val="24"/>
          <w:szCs w:val="20"/>
        </w:rPr>
        <w:t>15.</w:t>
      </w:r>
      <w:r>
        <w:rPr>
          <w:rFonts w:ascii="Calibri" w:hAnsi="Calibri" w:eastAsia="宋体" w:cs="Calibri"/>
          <w:b/>
          <w:i/>
          <w:kern w:val="0"/>
          <w:sz w:val="24"/>
          <w:szCs w:val="20"/>
        </w:rPr>
        <w:tab/>
      </w:r>
      <w:bookmarkEnd w:id="11"/>
      <w:r>
        <w:rPr>
          <w:rFonts w:ascii="Calibri" w:hAnsi="Calibri" w:eastAsia="宋体" w:cs="Calibri"/>
          <w:b/>
          <w:i/>
          <w:kern w:val="0"/>
          <w:sz w:val="24"/>
          <w:szCs w:val="20"/>
        </w:rPr>
        <w:t>期限及终止</w:t>
      </w:r>
    </w:p>
    <w:p w14:paraId="18B94455">
      <w:pPr>
        <w:widowControl/>
        <w:tabs>
          <w:tab w:val="left" w:pos="540"/>
        </w:tabs>
        <w:rPr>
          <w:rFonts w:ascii="Calibri" w:hAnsi="Calibri" w:eastAsia="宋体" w:cs="Calibri"/>
          <w:kern w:val="0"/>
          <w:sz w:val="20"/>
          <w:szCs w:val="20"/>
        </w:rPr>
      </w:pPr>
    </w:p>
    <w:p w14:paraId="167F3930">
      <w:pPr>
        <w:widowControl/>
        <w:tabs>
          <w:tab w:val="left" w:pos="540"/>
          <w:tab w:val="left" w:pos="720"/>
        </w:tabs>
        <w:rPr>
          <w:rFonts w:ascii="Calibri" w:hAnsi="Calibri" w:eastAsia="宋体" w:cs="Calibri"/>
          <w:kern w:val="0"/>
          <w:sz w:val="20"/>
          <w:szCs w:val="20"/>
        </w:rPr>
      </w:pPr>
      <w:r>
        <w:rPr>
          <w:rFonts w:ascii="Calibri" w:hAnsi="Calibri" w:eastAsia="宋体" w:cs="Calibri"/>
          <w:kern w:val="0"/>
          <w:sz w:val="20"/>
          <w:szCs w:val="20"/>
        </w:rPr>
        <w:t>15.1</w:t>
      </w:r>
      <w:r>
        <w:rPr>
          <w:rFonts w:ascii="Calibri" w:hAnsi="Calibri" w:eastAsia="宋体" w:cs="Calibri"/>
          <w:kern w:val="0"/>
          <w:sz w:val="20"/>
          <w:szCs w:val="20"/>
        </w:rPr>
        <w:tab/>
      </w:r>
      <w:r>
        <w:rPr>
          <w:rFonts w:ascii="Calibri" w:hAnsi="Calibri" w:eastAsia="宋体" w:cs="Calibri"/>
          <w:kern w:val="0"/>
          <w:sz w:val="20"/>
          <w:szCs w:val="20"/>
          <w:u w:val="single"/>
        </w:rPr>
        <w:t>有效期一年</w:t>
      </w:r>
      <w:r>
        <w:rPr>
          <w:rFonts w:ascii="Calibri" w:hAnsi="Calibri" w:eastAsia="宋体" w:cs="Calibri"/>
          <w:kern w:val="0"/>
          <w:sz w:val="20"/>
          <w:szCs w:val="20"/>
        </w:rPr>
        <w:t>.  本协议条款的有效期限为一（1）年，自生效之日起算。除非合同一方在现行有效期期满前至少三十（30）日通知另一方其终止本协议的意图，本协议将自动续期，并持续有效一（1）年，此后以此类推。</w:t>
      </w:r>
    </w:p>
    <w:p w14:paraId="29C1A4C8">
      <w:pPr>
        <w:widowControl/>
        <w:tabs>
          <w:tab w:val="left" w:pos="540"/>
          <w:tab w:val="left" w:pos="720"/>
        </w:tabs>
        <w:rPr>
          <w:rFonts w:ascii="Calibri" w:hAnsi="Calibri" w:eastAsia="宋体" w:cs="Calibri"/>
          <w:color w:val="000000"/>
          <w:kern w:val="0"/>
          <w:sz w:val="20"/>
          <w:szCs w:val="20"/>
        </w:rPr>
      </w:pPr>
    </w:p>
    <w:p w14:paraId="04DB44EE">
      <w:pPr>
        <w:widowControl/>
        <w:tabs>
          <w:tab w:val="left" w:pos="540"/>
          <w:tab w:val="left" w:pos="720"/>
        </w:tabs>
        <w:rPr>
          <w:rFonts w:ascii="Calibri" w:hAnsi="Calibri" w:eastAsia="宋体" w:cs="Calibri"/>
          <w:color w:val="000000"/>
          <w:kern w:val="0"/>
          <w:sz w:val="20"/>
          <w:szCs w:val="20"/>
        </w:rPr>
      </w:pPr>
      <w:r>
        <w:rPr>
          <w:rFonts w:ascii="Calibri" w:hAnsi="Calibri" w:eastAsia="宋体" w:cs="Calibri"/>
          <w:color w:val="000000"/>
          <w:kern w:val="0"/>
          <w:sz w:val="20"/>
          <w:szCs w:val="20"/>
        </w:rPr>
        <w:t>15.2</w:t>
      </w:r>
      <w:r>
        <w:rPr>
          <w:rFonts w:ascii="Calibri" w:hAnsi="Calibri" w:eastAsia="宋体" w:cs="Calibri"/>
          <w:color w:val="000000"/>
          <w:kern w:val="0"/>
          <w:sz w:val="20"/>
          <w:szCs w:val="20"/>
        </w:rPr>
        <w:tab/>
      </w:r>
      <w:r>
        <w:rPr>
          <w:rFonts w:ascii="Calibri" w:hAnsi="Calibri" w:eastAsia="宋体" w:cs="Calibri"/>
          <w:color w:val="000000"/>
          <w:kern w:val="0"/>
          <w:sz w:val="20"/>
          <w:szCs w:val="20"/>
          <w:u w:val="single"/>
        </w:rPr>
        <w:t>提前三十日终止本协议</w:t>
      </w:r>
      <w:r>
        <w:rPr>
          <w:rFonts w:ascii="Calibri" w:hAnsi="Calibri" w:eastAsia="宋体" w:cs="Calibri"/>
          <w:color w:val="000000"/>
          <w:kern w:val="0"/>
          <w:sz w:val="20"/>
          <w:szCs w:val="20"/>
        </w:rPr>
        <w:t>：不考虑是否有法定情形或约定理由，任何一方只需提前三十（30）日书面通知另一方，则可单方决定终止本协议。</w:t>
      </w:r>
    </w:p>
    <w:p w14:paraId="6AF021BF">
      <w:pPr>
        <w:widowControl/>
        <w:tabs>
          <w:tab w:val="left" w:pos="540"/>
        </w:tabs>
        <w:rPr>
          <w:rFonts w:ascii="Calibri" w:hAnsi="Calibri" w:eastAsia="宋体" w:cs="Calibri"/>
          <w:kern w:val="0"/>
          <w:sz w:val="20"/>
          <w:szCs w:val="20"/>
        </w:rPr>
      </w:pPr>
    </w:p>
    <w:p w14:paraId="194B7A93">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15.3</w:t>
      </w:r>
      <w:r>
        <w:rPr>
          <w:rFonts w:ascii="Calibri" w:hAnsi="Calibri" w:eastAsia="宋体" w:cs="Calibri"/>
          <w:kern w:val="0"/>
          <w:sz w:val="20"/>
          <w:szCs w:val="20"/>
        </w:rPr>
        <w:tab/>
      </w:r>
      <w:r>
        <w:rPr>
          <w:rFonts w:ascii="Calibri" w:hAnsi="Calibri" w:eastAsia="宋体" w:cs="Calibri"/>
          <w:kern w:val="0"/>
          <w:sz w:val="20"/>
          <w:szCs w:val="20"/>
        </w:rPr>
        <w:t xml:space="preserve"> </w:t>
      </w:r>
      <w:r>
        <w:rPr>
          <w:rFonts w:ascii="Calibri" w:hAnsi="Calibri" w:eastAsia="宋体" w:cs="Calibri"/>
          <w:kern w:val="0"/>
          <w:sz w:val="20"/>
          <w:szCs w:val="20"/>
          <w:u w:val="single"/>
        </w:rPr>
        <w:t>依约终止本协议</w:t>
      </w:r>
      <w:r>
        <w:rPr>
          <w:rFonts w:ascii="Calibri" w:hAnsi="Calibri" w:eastAsia="宋体" w:cs="Calibri"/>
          <w:kern w:val="0"/>
          <w:sz w:val="20"/>
          <w:szCs w:val="20"/>
        </w:rPr>
        <w:t>：在发生以下情形时，任何一方可自主决定并以书面形式通知对方，立即终止本协议：（ i）另一方存在重大违约行为且违约方在收到书面的违反或违约通知后三十（30）日内仍未对该等违约行为作出救济；（ii）另一方以书面形式承认债务到期时该方将无力偿还，提起破产申请或为债权人的利益签署转让或类似文件；（iii）另一方已被指定破产财产的清算人、受托人或类似人员；或（iv）另一方的多数股份权益或资产被转让给不相关的第三人，或原始设备制造商未经戴尔事先书面同意将本协议转让给第三方。</w:t>
      </w:r>
    </w:p>
    <w:p w14:paraId="7FAA1950">
      <w:pPr>
        <w:widowControl/>
        <w:tabs>
          <w:tab w:val="left" w:pos="540"/>
        </w:tabs>
        <w:rPr>
          <w:rFonts w:ascii="Calibri" w:hAnsi="Calibri" w:eastAsia="宋体" w:cs="Calibri"/>
          <w:kern w:val="0"/>
          <w:sz w:val="20"/>
          <w:szCs w:val="20"/>
        </w:rPr>
      </w:pPr>
    </w:p>
    <w:p w14:paraId="3B9A0FF1">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15.4</w:t>
      </w:r>
      <w:r>
        <w:rPr>
          <w:rFonts w:ascii="Calibri" w:hAnsi="Calibri" w:eastAsia="宋体" w:cs="Calibri"/>
          <w:kern w:val="0"/>
          <w:sz w:val="20"/>
          <w:szCs w:val="20"/>
        </w:rPr>
        <w:tab/>
      </w:r>
      <w:r>
        <w:rPr>
          <w:rFonts w:ascii="Calibri" w:hAnsi="Calibri" w:eastAsia="宋体" w:cs="Calibri"/>
          <w:kern w:val="0"/>
          <w:sz w:val="20"/>
          <w:szCs w:val="20"/>
          <w:u w:val="single"/>
        </w:rPr>
        <w:t>终止的效力</w:t>
      </w:r>
      <w:r>
        <w:rPr>
          <w:rFonts w:ascii="Calibri" w:hAnsi="Calibri" w:eastAsia="宋体" w:cs="Calibri"/>
          <w:kern w:val="0"/>
          <w:sz w:val="20"/>
          <w:szCs w:val="20"/>
        </w:rPr>
        <w:t xml:space="preserve">.  在本协议终止生效日前，本协议条款将继续适用于所有戴尔接受的订单及工作陈述。本协议的终止不免除原始设备制造商依本协议偿付任何所欠戴尔款项的义务。因一方未能履行其义务而终止协议，非违约方仍有权寻求其它救济。本协议终止时，原始设备制造商应及时向戴尔归还戴尔提供给原始设备制造商的任何工具、借用设备或测试设备,，且该等工具或设备上不应存在原始设备制造商设定的任何留置权、产权负担或其它担保权益。  </w:t>
      </w:r>
    </w:p>
    <w:p w14:paraId="20627063">
      <w:pPr>
        <w:widowControl/>
        <w:tabs>
          <w:tab w:val="left" w:pos="540"/>
        </w:tabs>
        <w:rPr>
          <w:rFonts w:ascii="Calibri" w:hAnsi="Calibri" w:eastAsia="宋体" w:cs="Calibri"/>
          <w:kern w:val="0"/>
          <w:sz w:val="20"/>
          <w:szCs w:val="20"/>
        </w:rPr>
      </w:pPr>
    </w:p>
    <w:p w14:paraId="7B7E45A7">
      <w:pPr>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b/>
          <w:i/>
          <w:kern w:val="0"/>
          <w:sz w:val="24"/>
          <w:szCs w:val="20"/>
        </w:rPr>
      </w:pPr>
      <w:r>
        <w:rPr>
          <w:rFonts w:ascii="Calibri" w:hAnsi="Calibri" w:eastAsia="宋体" w:cs="Calibri"/>
          <w:b/>
          <w:i/>
          <w:kern w:val="0"/>
          <w:sz w:val="24"/>
          <w:szCs w:val="20"/>
        </w:rPr>
        <w:t>16.</w:t>
      </w:r>
      <w:r>
        <w:rPr>
          <w:rFonts w:ascii="Calibri" w:hAnsi="Calibri" w:eastAsia="宋体" w:cs="Calibri"/>
          <w:b/>
          <w:i/>
          <w:kern w:val="0"/>
          <w:sz w:val="24"/>
          <w:szCs w:val="20"/>
        </w:rPr>
        <w:tab/>
      </w:r>
      <w:r>
        <w:rPr>
          <w:rFonts w:ascii="Calibri" w:hAnsi="Calibri" w:eastAsia="宋体" w:cs="Calibri"/>
          <w:b/>
          <w:i/>
          <w:kern w:val="0"/>
          <w:sz w:val="24"/>
          <w:szCs w:val="20"/>
        </w:rPr>
        <w:t>通知</w:t>
      </w:r>
    </w:p>
    <w:p w14:paraId="364300A5">
      <w:pPr>
        <w:widowControl/>
        <w:rPr>
          <w:rFonts w:ascii="Calibri" w:hAnsi="Calibri" w:eastAsia="宋体" w:cs="Calibri"/>
          <w:kern w:val="0"/>
          <w:sz w:val="20"/>
          <w:szCs w:val="20"/>
        </w:rPr>
      </w:pPr>
    </w:p>
    <w:p w14:paraId="437C7FDA">
      <w:pPr>
        <w:widowControl/>
        <w:rPr>
          <w:rFonts w:ascii="Calibri" w:hAnsi="Calibri" w:eastAsia="宋体" w:cs="Calibri"/>
          <w:kern w:val="0"/>
          <w:sz w:val="20"/>
          <w:szCs w:val="20"/>
        </w:rPr>
      </w:pPr>
      <w:r>
        <w:rPr>
          <w:rFonts w:ascii="Calibri" w:hAnsi="Calibri" w:eastAsia="宋体" w:cs="Calibri"/>
          <w:kern w:val="0"/>
          <w:sz w:val="20"/>
          <w:szCs w:val="20"/>
        </w:rPr>
        <w:t>本协议项下的通知应以书面形式作出，且在交付至本协议首页所列之地点时生效。如未列明地址，则通知应寄往收件人的住所，或者，如收件人所在地的公司登记机关不要求注册登记的，则寄往收件人的主要办公地点。任何地址变更须以书面形式通知对方。</w:t>
      </w:r>
      <w:r>
        <w:rPr>
          <w:rFonts w:ascii="Calibri" w:hAnsi="Calibri" w:eastAsia="宋体" w:cs="Calibri"/>
          <w:kern w:val="0"/>
          <w:sz w:val="20"/>
          <w:szCs w:val="20"/>
        </w:rPr>
        <w:tab/>
      </w:r>
    </w:p>
    <w:p w14:paraId="1A4193BB">
      <w:pPr>
        <w:widowControl/>
        <w:ind w:left="720" w:hanging="720"/>
        <w:rPr>
          <w:rFonts w:ascii="Calibri" w:hAnsi="Calibri" w:eastAsia="宋体" w:cs="Calibri"/>
          <w:kern w:val="0"/>
          <w:sz w:val="20"/>
          <w:szCs w:val="20"/>
        </w:rPr>
      </w:pPr>
    </w:p>
    <w:p w14:paraId="60CD35FD">
      <w:pPr>
        <w:keepNext/>
        <w:keepLines/>
        <w:widowControl/>
        <w:pBdr>
          <w:top w:val="single" w:color="auto" w:sz="4" w:space="1"/>
          <w:left w:val="single" w:color="auto" w:sz="4" w:space="4"/>
          <w:bottom w:val="single" w:color="auto" w:sz="4" w:space="1"/>
          <w:right w:val="single" w:color="auto" w:sz="4" w:space="4"/>
        </w:pBdr>
        <w:shd w:val="pct10" w:color="auto" w:fill="auto"/>
        <w:ind w:left="720" w:hanging="720"/>
        <w:rPr>
          <w:rFonts w:ascii="Calibri" w:hAnsi="Calibri" w:eastAsia="宋体" w:cs="Calibri"/>
          <w:i/>
          <w:kern w:val="0"/>
          <w:sz w:val="24"/>
          <w:szCs w:val="20"/>
        </w:rPr>
      </w:pPr>
      <w:r>
        <w:rPr>
          <w:rFonts w:ascii="Calibri" w:hAnsi="Calibri" w:eastAsia="宋体" w:cs="Calibri"/>
          <w:b/>
          <w:i/>
          <w:kern w:val="0"/>
          <w:sz w:val="24"/>
          <w:szCs w:val="20"/>
        </w:rPr>
        <w:t>17.</w:t>
      </w:r>
      <w:r>
        <w:rPr>
          <w:rFonts w:ascii="Calibri" w:hAnsi="Calibri" w:eastAsia="宋体" w:cs="Calibri"/>
          <w:b/>
          <w:i/>
          <w:kern w:val="0"/>
          <w:sz w:val="24"/>
          <w:szCs w:val="20"/>
        </w:rPr>
        <w:tab/>
      </w:r>
      <w:r>
        <w:rPr>
          <w:rFonts w:ascii="Calibri" w:hAnsi="Calibri" w:eastAsia="宋体" w:cs="Calibri"/>
          <w:b/>
          <w:i/>
          <w:kern w:val="0"/>
          <w:sz w:val="24"/>
          <w:szCs w:val="20"/>
        </w:rPr>
        <w:t>其它事项</w:t>
      </w:r>
    </w:p>
    <w:p w14:paraId="3B9D0892">
      <w:pPr>
        <w:keepNext/>
        <w:keepLines/>
        <w:widowControl/>
        <w:tabs>
          <w:tab w:val="left" w:pos="540"/>
        </w:tabs>
        <w:rPr>
          <w:rFonts w:ascii="Calibri" w:hAnsi="Calibri" w:eastAsia="宋体" w:cs="Calibri"/>
          <w:kern w:val="0"/>
          <w:sz w:val="20"/>
          <w:szCs w:val="20"/>
        </w:rPr>
      </w:pPr>
    </w:p>
    <w:p w14:paraId="125EA4D4">
      <w:pPr>
        <w:keepNext/>
        <w:keepLines/>
        <w:widowControl/>
        <w:tabs>
          <w:tab w:val="left" w:pos="540"/>
        </w:tabs>
        <w:rPr>
          <w:rFonts w:ascii="Calibri" w:hAnsi="Calibri" w:eastAsia="宋体" w:cs="Calibri"/>
          <w:kern w:val="0"/>
          <w:sz w:val="20"/>
          <w:szCs w:val="20"/>
        </w:rPr>
      </w:pPr>
      <w:r>
        <w:rPr>
          <w:rFonts w:ascii="Calibri" w:hAnsi="Calibri" w:eastAsia="宋体" w:cs="Calibri"/>
          <w:kern w:val="0"/>
          <w:sz w:val="20"/>
          <w:szCs w:val="20"/>
        </w:rPr>
        <w:t>17.1</w:t>
      </w:r>
      <w:r>
        <w:rPr>
          <w:rFonts w:ascii="Calibri" w:hAnsi="Calibri" w:eastAsia="宋体" w:cs="Calibri"/>
          <w:kern w:val="0"/>
          <w:sz w:val="20"/>
          <w:szCs w:val="20"/>
        </w:rPr>
        <w:tab/>
      </w:r>
      <w:r>
        <w:rPr>
          <w:rFonts w:ascii="Calibri" w:hAnsi="Calibri" w:eastAsia="宋体" w:cs="Calibri"/>
          <w:kern w:val="0"/>
          <w:sz w:val="20"/>
          <w:szCs w:val="20"/>
          <w:u w:val="single"/>
        </w:rPr>
        <w:t>协议完整性</w:t>
      </w:r>
      <w:r>
        <w:rPr>
          <w:rFonts w:ascii="Calibri" w:hAnsi="Calibri" w:eastAsia="宋体" w:cs="Calibri"/>
          <w:kern w:val="0"/>
          <w:sz w:val="20"/>
          <w:szCs w:val="20"/>
        </w:rPr>
        <w:t>.  本协议（包括随付的附录），包含引用的所有网上条款，构成合同双方之间有关事项的完整协议，且取代合同双方之间现存的就同一事情达成的所有口头谅解、交流或协议。如存在冲突，技术规格表的条款优先适用，其次适用在下列网站（</w:t>
      </w:r>
      <w:r>
        <w:fldChar w:fldCharType="begin"/>
      </w:r>
      <w:r>
        <w:instrText xml:space="preserve"> HYPERLINK "http://www.dell.com/learn/cn/zh/cncorp1/terms-of-sale-commercial-and-public-sector-service-contracts?c=cn&amp;l=zh&amp;s=corp" </w:instrText>
      </w:r>
      <w:r>
        <w:fldChar w:fldCharType="separate"/>
      </w:r>
      <w:r>
        <w:rPr>
          <w:rFonts w:ascii="Calibri" w:hAnsi="Calibri" w:eastAsia="宋体" w:cs="Calibri"/>
          <w:color w:val="0000FF"/>
          <w:kern w:val="0"/>
          <w:sz w:val="20"/>
          <w:szCs w:val="20"/>
          <w:u w:val="single"/>
        </w:rPr>
        <w:t>www.dell.com/servicecontracts</w:t>
      </w:r>
      <w:r>
        <w:rPr>
          <w:rFonts w:ascii="Calibri" w:hAnsi="Calibri" w:eastAsia="宋体" w:cs="Calibri"/>
          <w:color w:val="0000FF"/>
          <w:kern w:val="0"/>
          <w:sz w:val="20"/>
          <w:szCs w:val="20"/>
          <w:u w:val="single"/>
        </w:rPr>
        <w:fldChar w:fldCharType="end"/>
      </w:r>
      <w:r>
        <w:rPr>
          <w:rFonts w:ascii="Calibri" w:hAnsi="Calibri" w:eastAsia="宋体" w:cs="Calibri"/>
          <w:kern w:val="0"/>
          <w:sz w:val="20"/>
          <w:szCs w:val="20"/>
        </w:rPr>
        <w:t xml:space="preserve">）上登载的服务说明，再次适用本协议，最后适用工作陈述。除非经戴尔的授权代表另行签署书面协议，原始设备制造商不得通过其它任何文件的形式对本协议进行变更、补充或修正。      </w:t>
      </w:r>
    </w:p>
    <w:p w14:paraId="53E6200C">
      <w:pPr>
        <w:widowControl/>
        <w:tabs>
          <w:tab w:val="left" w:pos="540"/>
        </w:tabs>
        <w:rPr>
          <w:rFonts w:ascii="Calibri" w:hAnsi="Calibri" w:eastAsia="宋体" w:cs="Calibri"/>
          <w:kern w:val="0"/>
          <w:sz w:val="20"/>
          <w:szCs w:val="20"/>
        </w:rPr>
      </w:pPr>
    </w:p>
    <w:p w14:paraId="3E684DB1">
      <w:pPr>
        <w:widowControl/>
        <w:tabs>
          <w:tab w:val="left" w:pos="540"/>
        </w:tabs>
        <w:rPr>
          <w:rFonts w:ascii="Calibri" w:hAnsi="Calibri" w:eastAsia="宋体" w:cs="Calibri"/>
          <w:spacing w:val="-3"/>
          <w:kern w:val="0"/>
          <w:sz w:val="20"/>
          <w:szCs w:val="20"/>
        </w:rPr>
      </w:pPr>
      <w:r>
        <w:rPr>
          <w:rFonts w:ascii="Calibri" w:hAnsi="Calibri" w:eastAsia="宋体" w:cs="Calibri"/>
          <w:spacing w:val="-3"/>
          <w:kern w:val="0"/>
          <w:sz w:val="20"/>
          <w:szCs w:val="20"/>
        </w:rPr>
        <w:t>17.2</w:t>
      </w:r>
      <w:r>
        <w:rPr>
          <w:rFonts w:ascii="Calibri" w:hAnsi="Calibri" w:eastAsia="宋体" w:cs="Calibri"/>
          <w:spacing w:val="-3"/>
          <w:kern w:val="0"/>
          <w:sz w:val="20"/>
          <w:szCs w:val="20"/>
        </w:rPr>
        <w:tab/>
      </w:r>
      <w:bookmarkStart w:id="27" w:name="OLE_LINK6"/>
      <w:bookmarkStart w:id="28" w:name="OLE_LINK7"/>
      <w:r>
        <w:rPr>
          <w:rFonts w:ascii="Calibri" w:hAnsi="Calibri" w:eastAsia="宋体" w:cs="Calibri"/>
          <w:spacing w:val="-3"/>
          <w:kern w:val="0"/>
          <w:sz w:val="20"/>
          <w:szCs w:val="20"/>
          <w:u w:val="single"/>
        </w:rPr>
        <w:t>仅可以书面形式修改</w:t>
      </w:r>
      <w:r>
        <w:rPr>
          <w:rFonts w:ascii="Calibri" w:hAnsi="Calibri" w:eastAsia="宋体" w:cs="Calibri"/>
          <w:spacing w:val="-3"/>
          <w:kern w:val="0"/>
          <w:sz w:val="20"/>
          <w:szCs w:val="20"/>
        </w:rPr>
        <w:t xml:space="preserve">. 本协议的修正或修改，除非以书面形式作出并加盖了双方的法人印章予以确认，否则对合同当事人无约束力。  </w:t>
      </w:r>
    </w:p>
    <w:bookmarkEnd w:id="27"/>
    <w:bookmarkEnd w:id="28"/>
    <w:p w14:paraId="42795744">
      <w:pPr>
        <w:widowControl/>
        <w:tabs>
          <w:tab w:val="left" w:pos="540"/>
        </w:tabs>
        <w:rPr>
          <w:rFonts w:ascii="Calibri" w:hAnsi="Calibri" w:eastAsia="宋体" w:cs="Calibri"/>
          <w:kern w:val="0"/>
          <w:sz w:val="20"/>
          <w:szCs w:val="20"/>
        </w:rPr>
      </w:pPr>
    </w:p>
    <w:p w14:paraId="4415AEF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17.3</w:t>
      </w:r>
      <w:r>
        <w:rPr>
          <w:rFonts w:ascii="Calibri" w:hAnsi="Calibri" w:eastAsia="宋体" w:cs="Calibri"/>
          <w:kern w:val="0"/>
          <w:sz w:val="20"/>
          <w:szCs w:val="20"/>
        </w:rPr>
        <w:tab/>
      </w:r>
      <w:r>
        <w:rPr>
          <w:rFonts w:ascii="Calibri" w:hAnsi="Calibri" w:eastAsia="宋体" w:cs="Calibri"/>
          <w:kern w:val="0"/>
          <w:sz w:val="20"/>
          <w:szCs w:val="20"/>
          <w:u w:val="single"/>
        </w:rPr>
        <w:t>放弃追究违约责任的权利</w:t>
      </w:r>
      <w:r>
        <w:rPr>
          <w:rFonts w:ascii="Calibri" w:hAnsi="Calibri" w:eastAsia="宋体" w:cs="Calibri"/>
          <w:kern w:val="0"/>
          <w:sz w:val="20"/>
          <w:szCs w:val="20"/>
        </w:rPr>
        <w:t>.  任何合同方放弃追究另一方违反本协议条款的违约责任，不构成也不能解释为，该方放弃对另一方其后任何违反本协议行为追究责任的权利。</w:t>
      </w:r>
    </w:p>
    <w:p w14:paraId="0EE6C6E0">
      <w:pPr>
        <w:widowControl/>
        <w:tabs>
          <w:tab w:val="left" w:pos="540"/>
        </w:tabs>
        <w:rPr>
          <w:rFonts w:ascii="Calibri" w:hAnsi="Calibri" w:eastAsia="宋体" w:cs="Calibri"/>
          <w:kern w:val="0"/>
          <w:sz w:val="20"/>
          <w:szCs w:val="20"/>
        </w:rPr>
      </w:pPr>
    </w:p>
    <w:p w14:paraId="4668443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17.4</w:t>
      </w:r>
      <w:r>
        <w:rPr>
          <w:rFonts w:ascii="Calibri" w:hAnsi="Calibri" w:eastAsia="宋体" w:cs="Calibri"/>
          <w:kern w:val="0"/>
          <w:sz w:val="20"/>
          <w:szCs w:val="20"/>
        </w:rPr>
        <w:tab/>
      </w:r>
      <w:r>
        <w:rPr>
          <w:rFonts w:ascii="Calibri" w:hAnsi="Calibri" w:eastAsia="宋体" w:cs="Calibri"/>
          <w:kern w:val="0"/>
          <w:sz w:val="20"/>
          <w:szCs w:val="20"/>
          <w:u w:val="single"/>
        </w:rPr>
        <w:t>条款标题</w:t>
      </w:r>
      <w:r>
        <w:rPr>
          <w:rFonts w:ascii="Calibri" w:hAnsi="Calibri" w:eastAsia="宋体" w:cs="Calibri"/>
          <w:kern w:val="0"/>
          <w:sz w:val="20"/>
          <w:szCs w:val="20"/>
        </w:rPr>
        <w:t>.  本协议各条款之标题仅仅为方便目的所设，条款标题不应影响本协议的解释。</w:t>
      </w:r>
    </w:p>
    <w:p w14:paraId="290E88DE">
      <w:pPr>
        <w:widowControl/>
        <w:tabs>
          <w:tab w:val="left" w:pos="540"/>
        </w:tabs>
        <w:rPr>
          <w:rFonts w:ascii="Calibri" w:hAnsi="Calibri" w:eastAsia="宋体" w:cs="Calibri"/>
          <w:kern w:val="0"/>
          <w:sz w:val="20"/>
          <w:szCs w:val="20"/>
        </w:rPr>
      </w:pPr>
    </w:p>
    <w:p w14:paraId="2DA562A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17.5</w:t>
      </w:r>
      <w:r>
        <w:rPr>
          <w:rFonts w:ascii="Calibri" w:hAnsi="Calibri" w:eastAsia="宋体" w:cs="Calibri"/>
          <w:kern w:val="0"/>
          <w:sz w:val="20"/>
          <w:szCs w:val="20"/>
        </w:rPr>
        <w:tab/>
      </w:r>
      <w:r>
        <w:rPr>
          <w:rFonts w:ascii="Calibri" w:hAnsi="Calibri" w:eastAsia="宋体" w:cs="Calibri"/>
          <w:kern w:val="0"/>
          <w:sz w:val="20"/>
          <w:szCs w:val="20"/>
          <w:u w:val="single"/>
        </w:rPr>
        <w:t>协议起草</w:t>
      </w:r>
      <w:r>
        <w:rPr>
          <w:rFonts w:ascii="Calibri" w:hAnsi="Calibri" w:eastAsia="宋体" w:cs="Calibri"/>
          <w:kern w:val="0"/>
          <w:sz w:val="20"/>
          <w:szCs w:val="20"/>
        </w:rPr>
        <w:t>.  本协议为合同双方起草，且在任何情形下，应视为由合同双方共同起草。</w:t>
      </w:r>
    </w:p>
    <w:p w14:paraId="3CC738E6">
      <w:pPr>
        <w:widowControl/>
        <w:tabs>
          <w:tab w:val="left" w:pos="540"/>
        </w:tabs>
        <w:rPr>
          <w:rFonts w:ascii="Calibri" w:hAnsi="Calibri" w:eastAsia="宋体" w:cs="Calibri"/>
          <w:kern w:val="0"/>
          <w:sz w:val="20"/>
          <w:szCs w:val="20"/>
        </w:rPr>
      </w:pPr>
    </w:p>
    <w:p w14:paraId="41DEB648">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17.6</w:t>
      </w:r>
      <w:r>
        <w:rPr>
          <w:rFonts w:ascii="Calibri" w:hAnsi="Calibri" w:eastAsia="宋体" w:cs="Calibri"/>
          <w:kern w:val="0"/>
          <w:sz w:val="20"/>
          <w:szCs w:val="20"/>
        </w:rPr>
        <w:tab/>
      </w:r>
      <w:r>
        <w:rPr>
          <w:rFonts w:ascii="Calibri" w:hAnsi="Calibri" w:eastAsia="宋体" w:cs="Calibri"/>
          <w:kern w:val="0"/>
          <w:sz w:val="20"/>
          <w:szCs w:val="20"/>
          <w:u w:val="single"/>
        </w:rPr>
        <w:t>管辖法律和争议处理.</w:t>
      </w:r>
      <w:r>
        <w:rPr>
          <w:rFonts w:ascii="Calibri" w:hAnsi="Calibri" w:eastAsia="宋体" w:cs="Calibri"/>
          <w:kern w:val="0"/>
          <w:sz w:val="20"/>
          <w:szCs w:val="20"/>
        </w:rPr>
        <w:t xml:space="preserve">  在本协议履行过程中产生的或与本协议有关的任何争议，应由双方通过友好协商进行解决。协商不成的，任何一方当事人均可向</w:t>
      </w:r>
      <w:del w:id="45" w:author="证券法务部" w:date="2025-10-13T17:44:00Z">
        <w:r>
          <w:rPr>
            <w:rFonts w:hint="eastAsia" w:ascii="Calibri" w:hAnsi="Calibri" w:eastAsia="宋体" w:cs="Calibri"/>
            <w:snapToGrid w:val="0"/>
            <w:kern w:val="0"/>
            <w:sz w:val="20"/>
            <w:szCs w:val="20"/>
          </w:rPr>
          <w:delText>厦门市</w:delText>
        </w:r>
      </w:del>
      <w:ins w:id="46" w:author="证券法务部" w:date="2025-10-13T17:44:00Z">
        <w:r>
          <w:rPr>
            <w:rFonts w:hint="eastAsia" w:ascii="Calibri" w:hAnsi="Calibri" w:eastAsia="宋体" w:cs="Calibri"/>
            <w:snapToGrid w:val="0"/>
            <w:kern w:val="0"/>
            <w:sz w:val="20"/>
            <w:szCs w:val="20"/>
          </w:rPr>
          <w:t>原告方所在地有管辖权的</w:t>
        </w:r>
      </w:ins>
      <w:r>
        <w:rPr>
          <w:rFonts w:ascii="Calibri" w:hAnsi="Calibri" w:eastAsia="宋体" w:cs="Calibri"/>
          <w:kern w:val="0"/>
          <w:sz w:val="20"/>
          <w:szCs w:val="20"/>
        </w:rPr>
        <w:t>人民法院起诉。</w:t>
      </w:r>
    </w:p>
    <w:p w14:paraId="1803C31F">
      <w:pPr>
        <w:widowControl/>
        <w:tabs>
          <w:tab w:val="left" w:pos="540"/>
        </w:tabs>
        <w:rPr>
          <w:rFonts w:ascii="Calibri" w:hAnsi="Calibri" w:eastAsia="宋体" w:cs="Calibri"/>
          <w:kern w:val="0"/>
          <w:sz w:val="20"/>
          <w:szCs w:val="20"/>
        </w:rPr>
      </w:pPr>
    </w:p>
    <w:p w14:paraId="6361435E">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所有协议的解释应用中文进行。合同双方同意《联合国国际货物买卖公约》对本协议无影响且不适用于本协议，且根据</w:t>
      </w:r>
      <w:r>
        <w:rPr>
          <w:rFonts w:hint="eastAsia" w:ascii="Calibri" w:hAnsi="Calibri" w:eastAsia="宋体" w:cs="Calibri"/>
          <w:kern w:val="0"/>
          <w:sz w:val="20"/>
          <w:szCs w:val="20"/>
        </w:rPr>
        <w:t>《中华人民共和国民法典》</w:t>
      </w:r>
      <w:r>
        <w:rPr>
          <w:rFonts w:ascii="Calibri" w:hAnsi="Calibri" w:eastAsia="宋体" w:cs="Calibri"/>
          <w:kern w:val="0"/>
          <w:sz w:val="20"/>
          <w:szCs w:val="20"/>
        </w:rPr>
        <w:t>的规定非为本协议合同方的任何人均无权执行本协议。</w:t>
      </w:r>
    </w:p>
    <w:p w14:paraId="25625573">
      <w:pPr>
        <w:widowControl/>
        <w:tabs>
          <w:tab w:val="left" w:pos="540"/>
        </w:tabs>
        <w:rPr>
          <w:rFonts w:ascii="Calibri" w:hAnsi="Calibri" w:eastAsia="宋体" w:cs="Calibri"/>
          <w:kern w:val="0"/>
          <w:sz w:val="20"/>
          <w:szCs w:val="20"/>
        </w:rPr>
      </w:pPr>
    </w:p>
    <w:p w14:paraId="4874F09F">
      <w:pPr>
        <w:widowControl/>
        <w:tabs>
          <w:tab w:val="left" w:pos="540"/>
        </w:tabs>
        <w:rPr>
          <w:rFonts w:ascii="Calibri" w:hAnsi="Calibri" w:eastAsia="宋体" w:cs="Calibri"/>
          <w:kern w:val="0"/>
          <w:sz w:val="20"/>
          <w:szCs w:val="20"/>
        </w:rPr>
      </w:pPr>
      <w:commentRangeStart w:id="19"/>
      <w:r>
        <w:rPr>
          <w:rFonts w:ascii="Calibri" w:hAnsi="Calibri" w:eastAsia="宋体" w:cs="Calibri"/>
          <w:kern w:val="0"/>
          <w:sz w:val="20"/>
          <w:szCs w:val="20"/>
        </w:rPr>
        <w:t>17.7</w:t>
      </w:r>
      <w:r>
        <w:rPr>
          <w:rFonts w:ascii="Calibri" w:hAnsi="Calibri" w:eastAsia="宋体" w:cs="Calibri"/>
          <w:kern w:val="0"/>
          <w:sz w:val="20"/>
          <w:szCs w:val="20"/>
        </w:rPr>
        <w:tab/>
      </w:r>
      <w:r>
        <w:rPr>
          <w:rFonts w:ascii="Calibri" w:hAnsi="Calibri" w:eastAsia="宋体" w:cs="Calibri"/>
          <w:kern w:val="0"/>
          <w:sz w:val="20"/>
          <w:szCs w:val="20"/>
          <w:u w:val="single"/>
        </w:rPr>
        <w:t>协议转让</w:t>
      </w:r>
      <w:r>
        <w:rPr>
          <w:rFonts w:ascii="Calibri" w:hAnsi="Calibri" w:eastAsia="宋体" w:cs="Calibri"/>
          <w:kern w:val="0"/>
          <w:sz w:val="20"/>
          <w:szCs w:val="20"/>
        </w:rPr>
        <w:t>.  非经戴尔明确书面许可，</w:t>
      </w:r>
      <w:bookmarkStart w:id="29" w:name="OLE_LINK21"/>
      <w:bookmarkStart w:id="30" w:name="OLE_LINK20"/>
      <w:r>
        <w:rPr>
          <w:rFonts w:ascii="Calibri" w:hAnsi="Calibri" w:eastAsia="宋体" w:cs="Calibri"/>
          <w:kern w:val="0"/>
          <w:sz w:val="20"/>
          <w:szCs w:val="20"/>
        </w:rPr>
        <w:t>原始设备制造商</w:t>
      </w:r>
      <w:bookmarkEnd w:id="29"/>
      <w:bookmarkEnd w:id="30"/>
      <w:r>
        <w:rPr>
          <w:rFonts w:ascii="Calibri" w:hAnsi="Calibri" w:eastAsia="宋体" w:cs="Calibri"/>
          <w:kern w:val="0"/>
          <w:sz w:val="20"/>
          <w:szCs w:val="20"/>
        </w:rPr>
        <w:t xml:space="preserve">不得部分或全部转让本协议，即使依据法律或因股份买卖或资产买卖而引起的转让，也需戴尔明确的书面许可。任何未经戴尔书面许可企图转让本协议的行为将导致本协议无效。戴尔有权将本协议项下的义务转让给戴尔的关联公司。同时，如戴尔仍有责任履行本协议项下的义务，戴尔有权雇佣分包商履行戴尔在本协议项下的义务。 </w:t>
      </w:r>
      <w:commentRangeEnd w:id="19"/>
      <w:r>
        <w:rPr>
          <w:rStyle w:val="16"/>
          <w:rFonts w:ascii="Times New Roman" w:hAnsi="Times New Roman" w:eastAsia="宋体" w:cs="Times New Roman"/>
          <w:kern w:val="0"/>
        </w:rPr>
        <w:commentReference w:id="19"/>
      </w:r>
    </w:p>
    <w:p w14:paraId="493FE76B">
      <w:pPr>
        <w:widowControl/>
        <w:tabs>
          <w:tab w:val="left" w:pos="540"/>
        </w:tabs>
        <w:rPr>
          <w:rFonts w:ascii="Calibri" w:hAnsi="Calibri" w:eastAsia="宋体" w:cs="Calibri"/>
          <w:kern w:val="0"/>
          <w:sz w:val="20"/>
          <w:szCs w:val="20"/>
        </w:rPr>
      </w:pPr>
    </w:p>
    <w:p w14:paraId="339DBDAD">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17.8</w:t>
      </w:r>
      <w:r>
        <w:rPr>
          <w:rFonts w:ascii="Calibri" w:hAnsi="Calibri" w:eastAsia="宋体" w:cs="Calibri"/>
          <w:kern w:val="0"/>
          <w:sz w:val="20"/>
          <w:szCs w:val="20"/>
        </w:rPr>
        <w:tab/>
      </w:r>
      <w:r>
        <w:rPr>
          <w:rFonts w:ascii="Calibri" w:hAnsi="Calibri" w:eastAsia="宋体" w:cs="Calibri"/>
          <w:kern w:val="0"/>
          <w:sz w:val="20"/>
          <w:szCs w:val="20"/>
          <w:u w:val="single"/>
        </w:rPr>
        <w:t>不可抗力</w:t>
      </w:r>
      <w:r>
        <w:rPr>
          <w:rFonts w:ascii="Calibri" w:hAnsi="Calibri" w:eastAsia="宋体" w:cs="Calibri"/>
          <w:kern w:val="0"/>
          <w:sz w:val="20"/>
          <w:szCs w:val="20"/>
        </w:rPr>
        <w:t>.  在任何期间内，对因天灾、火灾、水灾、战争、禁运、罢工、暴乱、无能力购得原材料、政府机构干预或任何超出一方合理控制的原由（“</w:t>
      </w:r>
      <w:r>
        <w:rPr>
          <w:rFonts w:ascii="Calibri" w:hAnsi="Calibri" w:eastAsia="宋体" w:cs="Calibri"/>
          <w:b/>
          <w:kern w:val="0"/>
          <w:sz w:val="20"/>
          <w:szCs w:val="20"/>
        </w:rPr>
        <w:t>不可抗力</w:t>
      </w:r>
      <w:r>
        <w:rPr>
          <w:rFonts w:ascii="Calibri" w:hAnsi="Calibri" w:eastAsia="宋体" w:cs="Calibri"/>
          <w:kern w:val="0"/>
          <w:sz w:val="20"/>
          <w:szCs w:val="20"/>
        </w:rPr>
        <w:t>”）引起的本协议项下义务的迟延履行，任何一方无须向另一方承担未能如期履行的责任（付款责任除外）。在该情形下，迟延履约方应：（a）及时以书面形式通知另一方该不可抗力事件；并（b）用商业上合理的努力恢复或开始履行本协议项下的义务。不可抗力持续期间，迟延履约方的履约时间不予计算，但不可抗力事件如持续超过三十（30）天，则另一方可书面通知迟延履行方 ，立即终止本协议。</w:t>
      </w:r>
    </w:p>
    <w:p w14:paraId="45826C77">
      <w:pPr>
        <w:tabs>
          <w:tab w:val="left" w:pos="540"/>
        </w:tabs>
        <w:rPr>
          <w:rFonts w:ascii="Calibri" w:hAnsi="Calibri" w:eastAsia="宋体" w:cs="Calibri"/>
          <w:kern w:val="0"/>
          <w:sz w:val="24"/>
          <w:szCs w:val="20"/>
        </w:rPr>
      </w:pPr>
    </w:p>
    <w:p w14:paraId="3787EA2C">
      <w:pPr>
        <w:widowControl/>
        <w:tabs>
          <w:tab w:val="left" w:pos="540"/>
        </w:tabs>
        <w:rPr>
          <w:rFonts w:ascii="Calibri" w:hAnsi="Calibri" w:eastAsia="宋体" w:cs="Calibri"/>
          <w:kern w:val="0"/>
          <w:sz w:val="20"/>
          <w:szCs w:val="20"/>
        </w:rPr>
      </w:pPr>
      <w:r>
        <w:rPr>
          <w:rFonts w:ascii="Calibri" w:hAnsi="Calibri" w:eastAsia="宋体" w:cs="Calibri"/>
          <w:kern w:val="0"/>
          <w:sz w:val="20"/>
          <w:szCs w:val="20"/>
        </w:rPr>
        <w:t>17.9</w:t>
      </w:r>
      <w:r>
        <w:rPr>
          <w:rFonts w:ascii="Calibri" w:hAnsi="Calibri" w:eastAsia="宋体" w:cs="Calibri"/>
          <w:kern w:val="0"/>
          <w:sz w:val="20"/>
          <w:szCs w:val="20"/>
        </w:rPr>
        <w:tab/>
      </w:r>
      <w:r>
        <w:rPr>
          <w:rFonts w:ascii="Calibri" w:hAnsi="Calibri" w:eastAsia="宋体" w:cs="Calibri"/>
          <w:kern w:val="0"/>
          <w:sz w:val="20"/>
          <w:szCs w:val="20"/>
          <w:u w:val="single"/>
        </w:rPr>
        <w:t>可分性</w:t>
      </w:r>
      <w:r>
        <w:rPr>
          <w:rFonts w:ascii="Calibri" w:hAnsi="Calibri" w:eastAsia="宋体" w:cs="Calibri"/>
          <w:kern w:val="0"/>
          <w:sz w:val="20"/>
          <w:szCs w:val="20"/>
        </w:rPr>
        <w:t xml:space="preserve">.  如本协议任何条款被任何法律、法规、规章或任何的司法机关或行政机关最终认定为非法、无效或不可执行，该条款的无效不影响任何未被认定为无效的其它条款的可执行性。同时，如可能， 应添加内容相似的合法条款以取代非法、无效或不可执行的条款，且该合法条款应自动构成本协议的一部分。 </w:t>
      </w:r>
    </w:p>
    <w:p w14:paraId="742F64C3">
      <w:pPr>
        <w:widowControl/>
        <w:tabs>
          <w:tab w:val="left" w:pos="540"/>
        </w:tabs>
        <w:rPr>
          <w:rFonts w:ascii="Calibri" w:hAnsi="Calibri" w:eastAsia="宋体" w:cs="Calibri"/>
          <w:kern w:val="0"/>
          <w:sz w:val="20"/>
          <w:szCs w:val="20"/>
        </w:rPr>
      </w:pPr>
    </w:p>
    <w:p w14:paraId="59397151">
      <w:pPr>
        <w:widowControl/>
        <w:tabs>
          <w:tab w:val="left" w:pos="-720"/>
          <w:tab w:val="left" w:pos="540"/>
          <w:tab w:val="left" w:pos="720"/>
        </w:tabs>
        <w:suppressAutoHyphens/>
        <w:rPr>
          <w:rFonts w:ascii="Calibri" w:hAnsi="Calibri" w:eastAsia="宋体" w:cs="Calibri"/>
          <w:spacing w:val="-3"/>
          <w:kern w:val="0"/>
          <w:sz w:val="20"/>
          <w:szCs w:val="20"/>
        </w:rPr>
      </w:pPr>
      <w:r>
        <w:rPr>
          <w:rFonts w:ascii="Calibri" w:hAnsi="Calibri" w:eastAsia="宋体" w:cs="Calibri"/>
          <w:kern w:val="0"/>
          <w:sz w:val="20"/>
          <w:szCs w:val="20"/>
        </w:rPr>
        <w:t>17.10</w:t>
      </w:r>
      <w:r>
        <w:rPr>
          <w:rFonts w:ascii="Calibri" w:hAnsi="Calibri" w:eastAsia="宋体" w:cs="Calibri"/>
          <w:kern w:val="0"/>
          <w:sz w:val="20"/>
          <w:szCs w:val="20"/>
        </w:rPr>
        <w:tab/>
      </w:r>
      <w:r>
        <w:rPr>
          <w:rFonts w:ascii="Calibri" w:hAnsi="Calibri" w:eastAsia="宋体" w:cs="Calibri"/>
          <w:kern w:val="0"/>
          <w:sz w:val="20"/>
          <w:szCs w:val="20"/>
          <w:u w:val="single"/>
        </w:rPr>
        <w:t>存续</w:t>
      </w:r>
      <w:r>
        <w:rPr>
          <w:rFonts w:ascii="Calibri" w:hAnsi="Calibri" w:eastAsia="宋体" w:cs="Calibri"/>
          <w:kern w:val="0"/>
          <w:sz w:val="20"/>
          <w:szCs w:val="20"/>
        </w:rPr>
        <w:t>.  本协议以下条款在本协议终止或期满时将继续约束合同双方及其许可的承继者或受让方：</w:t>
      </w:r>
      <w:r>
        <w:rPr>
          <w:rFonts w:ascii="Calibri" w:hAnsi="Calibri" w:eastAsia="宋体" w:cs="Calibri"/>
          <w:spacing w:val="-3"/>
          <w:kern w:val="0"/>
          <w:sz w:val="20"/>
          <w:szCs w:val="20"/>
        </w:rPr>
        <w:t>第5条 “</w:t>
      </w:r>
      <w:r>
        <w:rPr>
          <w:rFonts w:ascii="Calibri" w:hAnsi="Calibri" w:eastAsia="宋体" w:cs="Calibri"/>
          <w:kern w:val="0"/>
          <w:sz w:val="20"/>
          <w:szCs w:val="20"/>
        </w:rPr>
        <w:t>产品的订购及交付</w:t>
      </w:r>
      <w:r>
        <w:rPr>
          <w:rFonts w:ascii="Calibri" w:hAnsi="Calibri" w:eastAsia="宋体" w:cs="Calibri"/>
          <w:spacing w:val="-3"/>
          <w:kern w:val="0"/>
          <w:sz w:val="20"/>
          <w:szCs w:val="20"/>
        </w:rPr>
        <w:t>” 、第6条“发票、付款及担保利益”、第7条“保证”、 第10条“赔偿”（只限于有明确规定的赔偿内容）、第11条“责任限制”、第12条“保密信息”、 第13.2条“商标”、第14条“合规”、第15.4条“终止的效力”及第17条“其它事项” 。</w:t>
      </w:r>
    </w:p>
    <w:p w14:paraId="0BBD2099">
      <w:pPr>
        <w:widowControl/>
        <w:tabs>
          <w:tab w:val="left" w:pos="540"/>
        </w:tabs>
        <w:rPr>
          <w:rFonts w:ascii="Calibri" w:hAnsi="Calibri" w:eastAsia="宋体" w:cs="Calibri"/>
          <w:kern w:val="0"/>
          <w:sz w:val="20"/>
          <w:szCs w:val="20"/>
        </w:rPr>
      </w:pPr>
    </w:p>
    <w:p w14:paraId="71983DD5">
      <w:pPr>
        <w:widowControl/>
        <w:numPr>
          <w:ilvl w:val="1"/>
          <w:numId w:val="7"/>
        </w:numPr>
        <w:tabs>
          <w:tab w:val="left" w:pos="540"/>
        </w:tabs>
        <w:jc w:val="left"/>
        <w:rPr>
          <w:rFonts w:ascii="Calibri" w:hAnsi="Calibri" w:eastAsia="宋体" w:cs="Calibri"/>
          <w:kern w:val="0"/>
          <w:sz w:val="20"/>
          <w:szCs w:val="20"/>
        </w:rPr>
      </w:pPr>
      <w:bookmarkStart w:id="31" w:name="OLE_LINK5"/>
      <w:commentRangeStart w:id="20"/>
      <w:r>
        <w:rPr>
          <w:rFonts w:ascii="Calibri" w:hAnsi="Calibri" w:eastAsia="宋体" w:cs="Calibri"/>
          <w:kern w:val="0"/>
          <w:sz w:val="20"/>
          <w:szCs w:val="20"/>
          <w:u w:val="single"/>
        </w:rPr>
        <w:t>保险</w:t>
      </w:r>
      <w:r>
        <w:rPr>
          <w:rFonts w:ascii="Calibri" w:hAnsi="Calibri" w:eastAsia="宋体" w:cs="Calibri"/>
          <w:kern w:val="0"/>
          <w:sz w:val="20"/>
          <w:szCs w:val="20"/>
        </w:rPr>
        <w:t>.  原始设备制造商同意在本协议存续期间向一家最佳级别为A－或具有更好级别的的保险公司投保最小</w:t>
      </w:r>
      <w:commentRangeEnd w:id="20"/>
      <w:r>
        <w:rPr>
          <w:rStyle w:val="16"/>
          <w:rFonts w:ascii="Times New Roman" w:hAnsi="Times New Roman" w:eastAsia="宋体" w:cs="Times New Roman"/>
          <w:kern w:val="0"/>
        </w:rPr>
        <w:commentReference w:id="20"/>
      </w:r>
      <w:r>
        <w:rPr>
          <w:rFonts w:ascii="Calibri" w:hAnsi="Calibri" w:eastAsia="宋体" w:cs="Calibri"/>
          <w:kern w:val="0"/>
          <w:sz w:val="20"/>
          <w:szCs w:val="20"/>
        </w:rPr>
        <w:t>金额为一百万（$1,000,000）美元的商业综合责任保险，包括产品责任保险。应戴尔的要求，原始设备制造商应向戴尔提供上述保险凭证，并向戴尔提供任何新的或修改过的保险凭证的复印件。同时，原始设备制造商在依本条投保的所有商业综合责任保险的保单上应指定戴尔为额外受益人。如欲取消或终止本条项下的任何保险项目，原始设备制造商应至少提前三十（30）日书面通知戴尔。</w:t>
      </w:r>
    </w:p>
    <w:bookmarkEnd w:id="31"/>
    <w:p w14:paraId="788913AE">
      <w:pPr>
        <w:widowControl/>
        <w:tabs>
          <w:tab w:val="left" w:pos="0"/>
        </w:tabs>
        <w:ind w:right="343"/>
        <w:rPr>
          <w:rFonts w:ascii="Calibri" w:hAnsi="Calibri" w:eastAsia="宋体" w:cs="Calibri"/>
          <w:kern w:val="0"/>
          <w:sz w:val="20"/>
          <w:szCs w:val="20"/>
        </w:rPr>
      </w:pPr>
    </w:p>
    <w:p w14:paraId="3DC4EB6E">
      <w:pPr>
        <w:widowControl/>
        <w:tabs>
          <w:tab w:val="left" w:pos="0"/>
        </w:tabs>
        <w:ind w:right="343"/>
        <w:rPr>
          <w:rFonts w:ascii="Calibri" w:hAnsi="Calibri" w:eastAsia="宋体" w:cs="Calibri"/>
          <w:kern w:val="0"/>
          <w:sz w:val="20"/>
          <w:szCs w:val="20"/>
        </w:rPr>
      </w:pPr>
      <w:r>
        <w:rPr>
          <w:rFonts w:ascii="Calibri" w:hAnsi="Calibri" w:eastAsia="宋体" w:cs="Calibri"/>
          <w:kern w:val="0"/>
          <w:sz w:val="20"/>
          <w:szCs w:val="20"/>
        </w:rPr>
        <w:t xml:space="preserve">17.12 </w:t>
      </w:r>
      <w:r>
        <w:rPr>
          <w:rFonts w:ascii="Calibri" w:hAnsi="Calibri" w:eastAsia="宋体" w:cs="Calibri"/>
          <w:kern w:val="0"/>
          <w:sz w:val="20"/>
          <w:szCs w:val="20"/>
          <w:u w:val="single"/>
        </w:rPr>
        <w:t xml:space="preserve"> 生效</w:t>
      </w:r>
      <w:r>
        <w:rPr>
          <w:rFonts w:ascii="Calibri" w:hAnsi="Calibri" w:eastAsia="宋体" w:cs="Calibri"/>
          <w:kern w:val="0"/>
          <w:sz w:val="20"/>
          <w:szCs w:val="20"/>
        </w:rPr>
        <w:t xml:space="preserve">：本协议经合同双方的合法授权代表签字并加盖双方的法人印章后生效。 </w:t>
      </w:r>
    </w:p>
    <w:p w14:paraId="4688A01F">
      <w:pPr>
        <w:keepNext/>
        <w:keepLines/>
        <w:widowControl/>
        <w:ind w:left="720" w:hanging="720"/>
        <w:rPr>
          <w:rFonts w:ascii="Calibri" w:hAnsi="Calibri" w:eastAsia="宋体" w:cs="Calibri"/>
          <w:kern w:val="0"/>
          <w:sz w:val="20"/>
          <w:szCs w:val="20"/>
        </w:rPr>
      </w:pPr>
    </w:p>
    <w:tbl>
      <w:tblPr>
        <w:tblStyle w:val="9"/>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4660"/>
        <w:gridCol w:w="540"/>
        <w:gridCol w:w="4860"/>
      </w:tblGrid>
      <w:tr w14:paraId="78A61211">
        <w:trPr>
          <w:trHeight w:val="609" w:hRule="atLeast"/>
        </w:trPr>
        <w:tc>
          <w:tcPr>
            <w:tcW w:w="4660" w:type="dxa"/>
            <w:tcBorders>
              <w:top w:val="single" w:color="auto" w:sz="4" w:space="0"/>
              <w:left w:val="single" w:color="auto" w:sz="4" w:space="0"/>
              <w:bottom w:val="single" w:color="auto" w:sz="4" w:space="0"/>
              <w:right w:val="single" w:color="auto" w:sz="4" w:space="0"/>
            </w:tcBorders>
          </w:tcPr>
          <w:p w14:paraId="027391D8">
            <w:pPr>
              <w:widowControl/>
              <w:jc w:val="left"/>
              <w:rPr>
                <w:rFonts w:ascii="Calibri" w:hAnsi="Calibri" w:eastAsia="宋体" w:cs="Calibri"/>
                <w:b/>
                <w:kern w:val="0"/>
                <w:sz w:val="24"/>
                <w:szCs w:val="20"/>
              </w:rPr>
            </w:pPr>
            <w:r>
              <w:rPr>
                <w:rFonts w:ascii="Calibri" w:hAnsi="Calibri" w:eastAsia="宋体" w:cs="Calibri"/>
                <w:b/>
                <w:kern w:val="0"/>
                <w:sz w:val="24"/>
                <w:szCs w:val="20"/>
              </w:rPr>
              <w:t>戴尔</w:t>
            </w:r>
            <w:r>
              <w:rPr>
                <w:rFonts w:hint="eastAsia" w:ascii="Calibri" w:hAnsi="Calibri" w:eastAsia="宋体" w:cs="Calibri"/>
                <w:b/>
                <w:kern w:val="0"/>
                <w:sz w:val="24"/>
                <w:szCs w:val="20"/>
              </w:rPr>
              <w:t>（</w:t>
            </w:r>
            <w:r>
              <w:rPr>
                <w:rFonts w:ascii="Calibri" w:hAnsi="Calibri" w:eastAsia="宋体" w:cs="Calibri"/>
                <w:b/>
                <w:kern w:val="0"/>
                <w:sz w:val="24"/>
                <w:szCs w:val="20"/>
              </w:rPr>
              <w:t>中国</w:t>
            </w:r>
            <w:r>
              <w:rPr>
                <w:rFonts w:hint="eastAsia" w:ascii="Calibri" w:hAnsi="Calibri" w:eastAsia="宋体" w:cs="Calibri"/>
                <w:b/>
                <w:kern w:val="0"/>
                <w:sz w:val="24"/>
                <w:szCs w:val="20"/>
              </w:rPr>
              <w:t>）</w:t>
            </w:r>
            <w:r>
              <w:rPr>
                <w:rFonts w:ascii="Calibri" w:hAnsi="Calibri" w:eastAsia="宋体" w:cs="Calibri"/>
                <w:b/>
                <w:kern w:val="0"/>
                <w:sz w:val="24"/>
                <w:szCs w:val="20"/>
              </w:rPr>
              <w:t xml:space="preserve">有限公司           </w:t>
            </w:r>
          </w:p>
          <w:p w14:paraId="26AEB102">
            <w:pPr>
              <w:widowControl/>
              <w:jc w:val="left"/>
              <w:rPr>
                <w:rFonts w:ascii="Calibri" w:hAnsi="Calibri" w:eastAsia="宋体" w:cs="Calibri"/>
                <w:kern w:val="0"/>
                <w:sz w:val="24"/>
                <w:szCs w:val="20"/>
              </w:rPr>
            </w:pPr>
            <w:r>
              <w:rPr>
                <w:rFonts w:ascii="Calibri" w:hAnsi="Calibri" w:eastAsia="宋体" w:cs="Calibri"/>
                <w:b/>
                <w:kern w:val="0"/>
                <w:sz w:val="24"/>
                <w:szCs w:val="20"/>
              </w:rPr>
              <w:t>（盖章）</w:t>
            </w:r>
          </w:p>
        </w:tc>
        <w:tc>
          <w:tcPr>
            <w:tcW w:w="540" w:type="dxa"/>
            <w:tcBorders>
              <w:top w:val="nil"/>
              <w:left w:val="single" w:color="auto" w:sz="4" w:space="0"/>
              <w:bottom w:val="nil"/>
              <w:right w:val="single" w:color="auto" w:sz="4" w:space="0"/>
            </w:tcBorders>
          </w:tcPr>
          <w:p w14:paraId="16C973A5">
            <w:pPr>
              <w:widowControl/>
              <w:jc w:val="left"/>
              <w:rPr>
                <w:rFonts w:ascii="Calibri" w:hAnsi="Calibri" w:eastAsia="宋体" w:cs="Calibri"/>
                <w:kern w:val="0"/>
                <w:sz w:val="24"/>
                <w:szCs w:val="20"/>
              </w:rPr>
            </w:pPr>
          </w:p>
        </w:tc>
        <w:tc>
          <w:tcPr>
            <w:tcW w:w="4860" w:type="dxa"/>
            <w:tcBorders>
              <w:top w:val="single" w:color="auto" w:sz="4" w:space="0"/>
              <w:left w:val="single" w:color="auto" w:sz="4" w:space="0"/>
              <w:bottom w:val="single" w:color="auto" w:sz="4" w:space="0"/>
              <w:right w:val="single" w:color="auto" w:sz="4" w:space="0"/>
            </w:tcBorders>
          </w:tcPr>
          <w:p w14:paraId="49664A39">
            <w:pPr>
              <w:widowControl/>
              <w:ind w:left="20"/>
              <w:jc w:val="left"/>
              <w:rPr>
                <w:rFonts w:ascii="Calibri" w:hAnsi="Calibri" w:eastAsia="宋体" w:cs="Calibri"/>
                <w:b/>
                <w:kern w:val="0"/>
                <w:sz w:val="24"/>
                <w:szCs w:val="20"/>
              </w:rPr>
            </w:pPr>
            <w:r>
              <w:rPr>
                <w:rFonts w:ascii="汉鼎繁中楷" w:hAnsi="Times New Roman" w:eastAsia="汉鼎繁中楷" w:cs="Times New Roman"/>
                <w:b/>
                <w:kern w:val="0"/>
                <w:sz w:val="24"/>
                <w:szCs w:val="20"/>
              </w:rPr>
              <w:t>北京开放传神科技有限公司</w:t>
            </w:r>
            <w:r>
              <w:rPr>
                <w:rFonts w:ascii="Calibri" w:hAnsi="Calibri" w:eastAsia="宋体" w:cs="Calibri"/>
                <w:b/>
                <w:kern w:val="0"/>
                <w:sz w:val="24"/>
                <w:szCs w:val="20"/>
              </w:rPr>
              <w:t xml:space="preserve">                 </w:t>
            </w:r>
          </w:p>
          <w:p w14:paraId="743A38E8">
            <w:pPr>
              <w:widowControl/>
              <w:ind w:left="20"/>
              <w:jc w:val="left"/>
              <w:rPr>
                <w:rFonts w:ascii="Calibri" w:hAnsi="Calibri" w:eastAsia="宋体" w:cs="Calibri"/>
                <w:kern w:val="0"/>
                <w:sz w:val="24"/>
                <w:szCs w:val="20"/>
              </w:rPr>
            </w:pPr>
            <w:r>
              <w:rPr>
                <w:rFonts w:ascii="Calibri" w:hAnsi="Calibri" w:eastAsia="宋体" w:cs="Calibri"/>
                <w:b/>
                <w:kern w:val="0"/>
                <w:sz w:val="24"/>
                <w:szCs w:val="20"/>
              </w:rPr>
              <w:t>（盖章）</w:t>
            </w:r>
          </w:p>
        </w:tc>
      </w:tr>
      <w:tr w14:paraId="18231FD4">
        <w:trPr>
          <w:trHeight w:val="282" w:hRule="atLeast"/>
        </w:trPr>
        <w:tc>
          <w:tcPr>
            <w:tcW w:w="4660" w:type="dxa"/>
            <w:tcBorders>
              <w:top w:val="single" w:color="auto" w:sz="4" w:space="0"/>
              <w:left w:val="single" w:color="auto" w:sz="4" w:space="0"/>
              <w:bottom w:val="single" w:color="auto" w:sz="4" w:space="0"/>
              <w:right w:val="single" w:color="auto" w:sz="4" w:space="0"/>
            </w:tcBorders>
          </w:tcPr>
          <w:p w14:paraId="161004B3">
            <w:pPr>
              <w:widowControl/>
              <w:ind w:right="380"/>
              <w:jc w:val="left"/>
              <w:rPr>
                <w:rFonts w:ascii="Calibri" w:hAnsi="Calibri" w:eastAsia="宋体" w:cs="Calibri"/>
                <w:kern w:val="0"/>
                <w:sz w:val="22"/>
                <w:szCs w:val="20"/>
              </w:rPr>
            </w:pPr>
            <w:r>
              <w:rPr>
                <w:rFonts w:ascii="Calibri" w:hAnsi="Calibri" w:eastAsia="宋体" w:cs="Calibri"/>
                <w:kern w:val="0"/>
                <w:sz w:val="22"/>
                <w:szCs w:val="20"/>
              </w:rPr>
              <w:t>授权代表：                                  （签字）</w:t>
            </w:r>
          </w:p>
          <w:p w14:paraId="7F90F781">
            <w:pPr>
              <w:widowControl/>
              <w:ind w:right="380"/>
              <w:jc w:val="left"/>
              <w:rPr>
                <w:rFonts w:ascii="Calibri" w:hAnsi="Calibri" w:eastAsia="宋体" w:cs="Calibri"/>
                <w:kern w:val="0"/>
                <w:sz w:val="24"/>
                <w:szCs w:val="20"/>
              </w:rPr>
            </w:pPr>
          </w:p>
        </w:tc>
        <w:tc>
          <w:tcPr>
            <w:tcW w:w="540" w:type="dxa"/>
            <w:tcBorders>
              <w:top w:val="nil"/>
              <w:left w:val="single" w:color="auto" w:sz="4" w:space="0"/>
              <w:bottom w:val="nil"/>
              <w:right w:val="single" w:color="auto" w:sz="4" w:space="0"/>
            </w:tcBorders>
          </w:tcPr>
          <w:p w14:paraId="7773FDB5">
            <w:pPr>
              <w:widowControl/>
              <w:jc w:val="left"/>
              <w:rPr>
                <w:rFonts w:ascii="Calibri" w:hAnsi="Calibri" w:eastAsia="宋体" w:cs="Calibri"/>
                <w:kern w:val="0"/>
                <w:sz w:val="24"/>
                <w:szCs w:val="20"/>
              </w:rPr>
            </w:pPr>
          </w:p>
        </w:tc>
        <w:tc>
          <w:tcPr>
            <w:tcW w:w="4860" w:type="dxa"/>
            <w:tcBorders>
              <w:top w:val="single" w:color="auto" w:sz="4" w:space="0"/>
              <w:left w:val="single" w:color="auto" w:sz="4" w:space="0"/>
              <w:bottom w:val="single" w:color="auto" w:sz="4" w:space="0"/>
              <w:right w:val="single" w:color="auto" w:sz="4" w:space="0"/>
            </w:tcBorders>
          </w:tcPr>
          <w:p w14:paraId="37D8EDAF">
            <w:pPr>
              <w:widowControl/>
              <w:jc w:val="left"/>
              <w:rPr>
                <w:rFonts w:ascii="Calibri" w:hAnsi="Calibri" w:eastAsia="宋体" w:cs="Calibri"/>
                <w:kern w:val="0"/>
                <w:sz w:val="24"/>
                <w:szCs w:val="20"/>
              </w:rPr>
            </w:pPr>
            <w:r>
              <w:rPr>
                <w:rFonts w:ascii="Calibri" w:hAnsi="Calibri" w:eastAsia="宋体" w:cs="Calibri"/>
                <w:kern w:val="0"/>
                <w:sz w:val="22"/>
                <w:szCs w:val="20"/>
              </w:rPr>
              <w:t>授权代表：                                                 （签字）</w:t>
            </w:r>
          </w:p>
        </w:tc>
      </w:tr>
      <w:tr w14:paraId="60CC64A6">
        <w:tc>
          <w:tcPr>
            <w:tcW w:w="4660" w:type="dxa"/>
            <w:tcBorders>
              <w:top w:val="single" w:color="auto" w:sz="4" w:space="0"/>
              <w:left w:val="single" w:color="auto" w:sz="4" w:space="0"/>
              <w:bottom w:val="single" w:color="auto" w:sz="4" w:space="0"/>
              <w:right w:val="single" w:color="auto" w:sz="4" w:space="0"/>
            </w:tcBorders>
          </w:tcPr>
          <w:p w14:paraId="1688C5E9">
            <w:pPr>
              <w:widowControl/>
              <w:jc w:val="left"/>
              <w:rPr>
                <w:rFonts w:ascii="Calibri" w:hAnsi="Calibri" w:eastAsia="宋体" w:cs="Calibri"/>
                <w:kern w:val="0"/>
                <w:sz w:val="24"/>
                <w:szCs w:val="20"/>
              </w:rPr>
            </w:pPr>
            <w:r>
              <w:rPr>
                <w:rFonts w:ascii="Calibri" w:hAnsi="Calibri" w:eastAsia="宋体" w:cs="Calibri"/>
                <w:kern w:val="0"/>
                <w:sz w:val="22"/>
                <w:szCs w:val="20"/>
              </w:rPr>
              <w:t>姓名：</w:t>
            </w:r>
          </w:p>
          <w:p w14:paraId="181D3079">
            <w:pPr>
              <w:widowControl/>
              <w:jc w:val="left"/>
              <w:rPr>
                <w:rFonts w:ascii="Calibri" w:hAnsi="Calibri" w:eastAsia="宋体" w:cs="Calibri"/>
                <w:kern w:val="0"/>
                <w:sz w:val="24"/>
                <w:szCs w:val="20"/>
              </w:rPr>
            </w:pPr>
          </w:p>
        </w:tc>
        <w:tc>
          <w:tcPr>
            <w:tcW w:w="540" w:type="dxa"/>
            <w:tcBorders>
              <w:top w:val="nil"/>
              <w:left w:val="single" w:color="auto" w:sz="4" w:space="0"/>
              <w:bottom w:val="nil"/>
              <w:right w:val="single" w:color="auto" w:sz="4" w:space="0"/>
            </w:tcBorders>
          </w:tcPr>
          <w:p w14:paraId="32D9479B">
            <w:pPr>
              <w:widowControl/>
              <w:jc w:val="left"/>
              <w:rPr>
                <w:rFonts w:ascii="Calibri" w:hAnsi="Calibri" w:eastAsia="宋体" w:cs="Calibri"/>
                <w:kern w:val="0"/>
                <w:sz w:val="24"/>
                <w:szCs w:val="20"/>
              </w:rPr>
            </w:pPr>
          </w:p>
        </w:tc>
        <w:tc>
          <w:tcPr>
            <w:tcW w:w="4860" w:type="dxa"/>
            <w:tcBorders>
              <w:top w:val="single" w:color="auto" w:sz="4" w:space="0"/>
              <w:left w:val="single" w:color="auto" w:sz="4" w:space="0"/>
              <w:bottom w:val="single" w:color="auto" w:sz="4" w:space="0"/>
              <w:right w:val="single" w:color="auto" w:sz="4" w:space="0"/>
            </w:tcBorders>
          </w:tcPr>
          <w:p w14:paraId="549CE13F">
            <w:pPr>
              <w:widowControl/>
              <w:jc w:val="left"/>
              <w:rPr>
                <w:rFonts w:ascii="Calibri" w:hAnsi="Calibri" w:eastAsia="宋体" w:cs="Calibri"/>
                <w:kern w:val="0"/>
                <w:sz w:val="24"/>
                <w:szCs w:val="20"/>
              </w:rPr>
            </w:pPr>
            <w:r>
              <w:rPr>
                <w:rFonts w:ascii="Calibri" w:hAnsi="Calibri" w:eastAsia="宋体" w:cs="Calibri"/>
                <w:kern w:val="0"/>
                <w:sz w:val="22"/>
                <w:szCs w:val="20"/>
              </w:rPr>
              <w:t>姓名：</w:t>
            </w:r>
          </w:p>
          <w:p w14:paraId="217A02DC">
            <w:pPr>
              <w:widowControl/>
              <w:jc w:val="left"/>
              <w:rPr>
                <w:rFonts w:ascii="Calibri" w:hAnsi="Calibri" w:eastAsia="宋体" w:cs="Calibri"/>
                <w:kern w:val="0"/>
                <w:sz w:val="24"/>
                <w:szCs w:val="20"/>
              </w:rPr>
            </w:pPr>
          </w:p>
        </w:tc>
      </w:tr>
      <w:tr w14:paraId="12621F5F">
        <w:tc>
          <w:tcPr>
            <w:tcW w:w="4660" w:type="dxa"/>
            <w:tcBorders>
              <w:top w:val="single" w:color="auto" w:sz="4" w:space="0"/>
              <w:left w:val="single" w:color="auto" w:sz="4" w:space="0"/>
              <w:bottom w:val="single" w:color="auto" w:sz="4" w:space="0"/>
              <w:right w:val="single" w:color="auto" w:sz="4" w:space="0"/>
            </w:tcBorders>
          </w:tcPr>
          <w:p w14:paraId="1C3E0D06">
            <w:pPr>
              <w:widowControl/>
              <w:jc w:val="left"/>
              <w:rPr>
                <w:rFonts w:ascii="Calibri" w:hAnsi="Calibri" w:eastAsia="宋体" w:cs="Calibri"/>
                <w:kern w:val="0"/>
                <w:sz w:val="22"/>
                <w:szCs w:val="20"/>
              </w:rPr>
            </w:pPr>
            <w:r>
              <w:rPr>
                <w:rFonts w:ascii="Calibri" w:hAnsi="Calibri" w:eastAsia="宋体" w:cs="Calibri"/>
                <w:kern w:val="0"/>
                <w:sz w:val="22"/>
                <w:szCs w:val="20"/>
              </w:rPr>
              <w:t>职位：</w:t>
            </w:r>
          </w:p>
          <w:p w14:paraId="1386550E">
            <w:pPr>
              <w:widowControl/>
              <w:jc w:val="left"/>
              <w:rPr>
                <w:rFonts w:ascii="Calibri" w:hAnsi="Calibri" w:eastAsia="宋体" w:cs="Calibri"/>
                <w:kern w:val="0"/>
                <w:sz w:val="24"/>
                <w:szCs w:val="20"/>
              </w:rPr>
            </w:pPr>
          </w:p>
        </w:tc>
        <w:tc>
          <w:tcPr>
            <w:tcW w:w="540" w:type="dxa"/>
            <w:tcBorders>
              <w:top w:val="nil"/>
              <w:left w:val="single" w:color="auto" w:sz="4" w:space="0"/>
              <w:bottom w:val="nil"/>
              <w:right w:val="single" w:color="auto" w:sz="4" w:space="0"/>
            </w:tcBorders>
          </w:tcPr>
          <w:p w14:paraId="2379C491">
            <w:pPr>
              <w:widowControl/>
              <w:jc w:val="left"/>
              <w:rPr>
                <w:rFonts w:ascii="Calibri" w:hAnsi="Calibri" w:eastAsia="宋体" w:cs="Calibri"/>
                <w:kern w:val="0"/>
                <w:sz w:val="24"/>
                <w:szCs w:val="20"/>
              </w:rPr>
            </w:pPr>
          </w:p>
        </w:tc>
        <w:tc>
          <w:tcPr>
            <w:tcW w:w="4860" w:type="dxa"/>
            <w:tcBorders>
              <w:top w:val="single" w:color="auto" w:sz="4" w:space="0"/>
              <w:left w:val="single" w:color="auto" w:sz="4" w:space="0"/>
              <w:bottom w:val="single" w:color="auto" w:sz="4" w:space="0"/>
              <w:right w:val="single" w:color="auto" w:sz="4" w:space="0"/>
            </w:tcBorders>
          </w:tcPr>
          <w:p w14:paraId="1176B749">
            <w:pPr>
              <w:widowControl/>
              <w:jc w:val="left"/>
              <w:rPr>
                <w:rFonts w:ascii="Calibri" w:hAnsi="Calibri" w:eastAsia="宋体" w:cs="Calibri"/>
                <w:kern w:val="0"/>
                <w:sz w:val="24"/>
                <w:szCs w:val="20"/>
              </w:rPr>
            </w:pPr>
            <w:r>
              <w:rPr>
                <w:rFonts w:ascii="Calibri" w:hAnsi="Calibri" w:eastAsia="宋体" w:cs="Calibri"/>
                <w:kern w:val="0"/>
                <w:sz w:val="22"/>
                <w:szCs w:val="20"/>
              </w:rPr>
              <w:t>职位：</w:t>
            </w:r>
          </w:p>
        </w:tc>
      </w:tr>
      <w:tr w14:paraId="056C6ACE">
        <w:tc>
          <w:tcPr>
            <w:tcW w:w="4660" w:type="dxa"/>
            <w:tcBorders>
              <w:top w:val="single" w:color="auto" w:sz="4" w:space="0"/>
              <w:left w:val="single" w:color="auto" w:sz="4" w:space="0"/>
              <w:bottom w:val="single" w:color="auto" w:sz="4" w:space="0"/>
              <w:right w:val="single" w:color="auto" w:sz="4" w:space="0"/>
            </w:tcBorders>
          </w:tcPr>
          <w:p w14:paraId="595A4DA9">
            <w:pPr>
              <w:widowControl/>
              <w:jc w:val="left"/>
              <w:rPr>
                <w:rFonts w:ascii="Calibri" w:hAnsi="Calibri" w:eastAsia="宋体" w:cs="Calibri"/>
                <w:kern w:val="0"/>
                <w:sz w:val="24"/>
                <w:szCs w:val="20"/>
              </w:rPr>
            </w:pPr>
            <w:r>
              <w:rPr>
                <w:rFonts w:ascii="Calibri" w:hAnsi="Calibri" w:eastAsia="宋体" w:cs="Calibri"/>
                <w:kern w:val="0"/>
                <w:sz w:val="22"/>
                <w:szCs w:val="20"/>
              </w:rPr>
              <w:t>日期：</w:t>
            </w:r>
            <w:r>
              <w:rPr>
                <w:rFonts w:ascii="Calibri" w:hAnsi="Calibri" w:eastAsia="宋体" w:cs="Calibri"/>
                <w:kern w:val="0"/>
                <w:sz w:val="22"/>
                <w:szCs w:val="20"/>
              </w:rPr>
              <w:br w:type="textWrapping"/>
            </w:r>
          </w:p>
        </w:tc>
        <w:tc>
          <w:tcPr>
            <w:tcW w:w="540" w:type="dxa"/>
            <w:tcBorders>
              <w:top w:val="nil"/>
              <w:left w:val="single" w:color="auto" w:sz="4" w:space="0"/>
              <w:bottom w:val="nil"/>
              <w:right w:val="single" w:color="auto" w:sz="4" w:space="0"/>
            </w:tcBorders>
          </w:tcPr>
          <w:p w14:paraId="7862378A">
            <w:pPr>
              <w:widowControl/>
              <w:jc w:val="left"/>
              <w:rPr>
                <w:rFonts w:ascii="Calibri" w:hAnsi="Calibri" w:eastAsia="宋体" w:cs="Calibri"/>
                <w:kern w:val="0"/>
                <w:sz w:val="24"/>
                <w:szCs w:val="20"/>
              </w:rPr>
            </w:pPr>
          </w:p>
        </w:tc>
        <w:tc>
          <w:tcPr>
            <w:tcW w:w="4860" w:type="dxa"/>
            <w:tcBorders>
              <w:top w:val="single" w:color="auto" w:sz="4" w:space="0"/>
              <w:left w:val="single" w:color="auto" w:sz="4" w:space="0"/>
              <w:bottom w:val="single" w:color="auto" w:sz="4" w:space="0"/>
              <w:right w:val="single" w:color="auto" w:sz="4" w:space="0"/>
            </w:tcBorders>
          </w:tcPr>
          <w:p w14:paraId="6AF99F98">
            <w:pPr>
              <w:widowControl/>
              <w:jc w:val="left"/>
              <w:rPr>
                <w:rFonts w:ascii="Calibri" w:hAnsi="Calibri" w:eastAsia="宋体" w:cs="Calibri"/>
                <w:kern w:val="0"/>
                <w:sz w:val="24"/>
                <w:szCs w:val="20"/>
              </w:rPr>
            </w:pPr>
            <w:r>
              <w:rPr>
                <w:rFonts w:ascii="Calibri" w:hAnsi="Calibri" w:eastAsia="宋体" w:cs="Calibri"/>
                <w:kern w:val="0"/>
                <w:sz w:val="22"/>
                <w:szCs w:val="20"/>
              </w:rPr>
              <w:t>日期：</w:t>
            </w:r>
          </w:p>
        </w:tc>
      </w:tr>
    </w:tbl>
    <w:p w14:paraId="2B4A198F">
      <w:pPr>
        <w:widowControl/>
        <w:jc w:val="center"/>
        <w:rPr>
          <w:rFonts w:ascii="Calibri" w:hAnsi="Calibri" w:eastAsia="宋体" w:cs="Calibri"/>
          <w:kern w:val="0"/>
          <w:sz w:val="20"/>
          <w:szCs w:val="20"/>
        </w:rPr>
        <w:sectPr>
          <w:footerReference r:id="rId11" w:type="first"/>
          <w:headerReference r:id="rId9" w:type="default"/>
          <w:footerReference r:id="rId10" w:type="even"/>
          <w:type w:val="continuous"/>
          <w:pgSz w:w="12240" w:h="15840"/>
          <w:pgMar w:top="1191" w:right="1134" w:bottom="1134" w:left="1134" w:header="544" w:footer="720" w:gutter="0"/>
          <w:cols w:space="720" w:num="1"/>
          <w:docGrid w:linePitch="360" w:charSpace="0"/>
        </w:sectPr>
      </w:pPr>
    </w:p>
    <w:p w14:paraId="54C349AE">
      <w:pPr>
        <w:widowControl/>
        <w:jc w:val="center"/>
        <w:rPr>
          <w:rFonts w:ascii="Calibri" w:hAnsi="Calibri" w:eastAsia="宋体" w:cs="Calibri"/>
          <w:kern w:val="0"/>
          <w:sz w:val="20"/>
          <w:szCs w:val="20"/>
        </w:rPr>
      </w:pPr>
    </w:p>
    <w:p w14:paraId="62EE8408">
      <w:pPr>
        <w:widowControl/>
        <w:jc w:val="left"/>
        <w:rPr>
          <w:rFonts w:ascii="Calibri" w:hAnsi="Calibri" w:eastAsia="宋体" w:cs="Calibri"/>
          <w:kern w:val="0"/>
          <w:sz w:val="24"/>
          <w:szCs w:val="20"/>
        </w:rPr>
        <w:sectPr>
          <w:footerReference r:id="rId14" w:type="first"/>
          <w:footerReference r:id="rId12" w:type="default"/>
          <w:footerReference r:id="rId13" w:type="even"/>
          <w:type w:val="continuous"/>
          <w:pgSz w:w="12240" w:h="15840"/>
          <w:pgMar w:top="1008" w:right="1080" w:bottom="1008" w:left="1080" w:header="720" w:footer="720" w:gutter="0"/>
          <w:pgNumType w:start="1"/>
          <w:cols w:space="360" w:num="1"/>
        </w:sectPr>
      </w:pPr>
    </w:p>
    <w:p w14:paraId="734C0F5A">
      <w:pPr>
        <w:widowControl/>
        <w:tabs>
          <w:tab w:val="left" w:pos="360"/>
        </w:tabs>
        <w:rPr>
          <w:rFonts w:ascii="Calibri" w:hAnsi="Calibri" w:eastAsia="宋体" w:cs="Calibri"/>
          <w:snapToGrid w:val="0"/>
          <w:color w:val="000000"/>
          <w:kern w:val="0"/>
          <w:sz w:val="16"/>
          <w:szCs w:val="20"/>
        </w:rPr>
      </w:pPr>
      <w:r>
        <w:rPr>
          <w:rFonts w:ascii="Calibri" w:hAnsi="Calibri" w:eastAsia="宋体" w:cs="Calibri"/>
          <w:snapToGrid w:val="0"/>
          <w:color w:val="000000"/>
          <w:kern w:val="0"/>
          <w:sz w:val="16"/>
          <w:szCs w:val="20"/>
        </w:rPr>
        <w:t xml:space="preserve"> </w:t>
      </w:r>
    </w:p>
    <w:p w14:paraId="47F5F7D7">
      <w:pPr>
        <w:widowControl/>
        <w:tabs>
          <w:tab w:val="left" w:pos="360"/>
        </w:tabs>
        <w:jc w:val="center"/>
        <w:rPr>
          <w:rFonts w:ascii="Calibri" w:hAnsi="Calibri" w:eastAsia="宋体" w:cs="Calibri"/>
          <w:b/>
          <w:kern w:val="0"/>
          <w:sz w:val="16"/>
          <w:szCs w:val="20"/>
        </w:rPr>
        <w:sectPr>
          <w:footerReference r:id="rId17" w:type="first"/>
          <w:footerReference r:id="rId15" w:type="default"/>
          <w:footerReference r:id="rId16" w:type="even"/>
          <w:pgSz w:w="12240" w:h="15840"/>
          <w:pgMar w:top="1890" w:right="1080" w:bottom="1008" w:left="1080" w:header="720" w:footer="913" w:gutter="0"/>
          <w:cols w:space="360" w:num="1"/>
        </w:sectPr>
      </w:pPr>
    </w:p>
    <w:p w14:paraId="4231CE98">
      <w:pPr>
        <w:widowControl/>
        <w:jc w:val="center"/>
        <w:rPr>
          <w:rFonts w:ascii="Calibri" w:hAnsi="Calibri" w:eastAsia="宋体" w:cs="Calibri"/>
          <w:b/>
          <w:kern w:val="0"/>
          <w:sz w:val="32"/>
          <w:szCs w:val="20"/>
        </w:rPr>
      </w:pPr>
      <w:r>
        <w:rPr>
          <w:rFonts w:ascii="Calibri" w:hAnsi="Calibri" w:eastAsia="宋体" w:cs="Calibri"/>
          <w:b/>
          <w:kern w:val="0"/>
          <w:sz w:val="32"/>
          <w:szCs w:val="20"/>
        </w:rPr>
        <w:t>附录A</w:t>
      </w:r>
    </w:p>
    <w:p w14:paraId="0BCF6EBF">
      <w:pPr>
        <w:widowControl/>
        <w:jc w:val="center"/>
        <w:rPr>
          <w:rFonts w:ascii="Calibri" w:hAnsi="Calibri" w:eastAsia="宋体" w:cs="Calibri"/>
          <w:b/>
          <w:kern w:val="0"/>
          <w:sz w:val="32"/>
          <w:szCs w:val="20"/>
        </w:rPr>
      </w:pPr>
      <w:r>
        <w:rPr>
          <w:rFonts w:ascii="Calibri" w:hAnsi="Calibri" w:eastAsia="宋体" w:cs="Calibri"/>
          <w:b/>
          <w:kern w:val="0"/>
          <w:sz w:val="32"/>
          <w:szCs w:val="20"/>
        </w:rPr>
        <w:t>中国原始设备制造商协议</w:t>
      </w:r>
    </w:p>
    <w:p w14:paraId="2FD83A7A">
      <w:pPr>
        <w:widowControl/>
        <w:jc w:val="center"/>
        <w:rPr>
          <w:rFonts w:ascii="Calibri" w:hAnsi="Calibri" w:eastAsia="宋体" w:cs="Calibri"/>
          <w:b/>
          <w:kern w:val="0"/>
          <w:sz w:val="32"/>
          <w:szCs w:val="20"/>
        </w:rPr>
      </w:pPr>
      <w:r>
        <w:rPr>
          <w:rFonts w:ascii="Calibri" w:hAnsi="Calibri" w:eastAsia="宋体" w:cs="Calibri"/>
          <w:b/>
          <w:kern w:val="0"/>
          <w:sz w:val="32"/>
          <w:szCs w:val="20"/>
        </w:rPr>
        <w:t>保密条款</w:t>
      </w:r>
    </w:p>
    <w:p w14:paraId="154830CA">
      <w:pPr>
        <w:widowControl/>
        <w:autoSpaceDE w:val="0"/>
        <w:autoSpaceDN w:val="0"/>
        <w:adjustRightInd w:val="0"/>
        <w:ind w:left="-720" w:right="-720"/>
        <w:jc w:val="center"/>
        <w:rPr>
          <w:rFonts w:ascii="Calibri" w:hAnsi="Calibri" w:eastAsia="宋体" w:cs="Calibri"/>
          <w:b/>
          <w:kern w:val="0"/>
          <w:sz w:val="28"/>
          <w:szCs w:val="28"/>
        </w:rPr>
      </w:pPr>
    </w:p>
    <w:p w14:paraId="0D848064">
      <w:pPr>
        <w:widowControl/>
        <w:autoSpaceDE w:val="0"/>
        <w:autoSpaceDN w:val="0"/>
        <w:adjustRightInd w:val="0"/>
        <w:ind w:left="-720" w:right="-720"/>
        <w:rPr>
          <w:rFonts w:ascii="Calibri" w:hAnsi="Calibri" w:eastAsia="宋体" w:cs="Calibri"/>
          <w:b/>
          <w:color w:val="000000"/>
          <w:kern w:val="0"/>
          <w:sz w:val="18"/>
          <w:szCs w:val="18"/>
        </w:rPr>
      </w:pPr>
      <w:r>
        <w:rPr>
          <w:rFonts w:ascii="Calibri" w:hAnsi="Calibri" w:eastAsia="宋体" w:cs="Calibri"/>
          <w:b/>
          <w:color w:val="000000"/>
          <w:kern w:val="0"/>
          <w:sz w:val="18"/>
          <w:szCs w:val="18"/>
        </w:rPr>
        <w:t>1.  定义。</w:t>
      </w:r>
    </w:p>
    <w:p w14:paraId="2F3E28FD">
      <w:pPr>
        <w:widowControl/>
        <w:autoSpaceDE w:val="0"/>
        <w:autoSpaceDN w:val="0"/>
        <w:adjustRightInd w:val="0"/>
        <w:ind w:left="-720" w:right="-720"/>
        <w:rPr>
          <w:rFonts w:ascii="Calibri" w:hAnsi="Calibri" w:eastAsia="宋体" w:cs="Calibri"/>
          <w:b/>
          <w:bCs/>
          <w:kern w:val="0"/>
          <w:sz w:val="20"/>
          <w:szCs w:val="20"/>
        </w:rPr>
      </w:pPr>
    </w:p>
    <w:p w14:paraId="7EB72F46">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color w:val="000000"/>
          <w:kern w:val="0"/>
          <w:sz w:val="18"/>
          <w:szCs w:val="18"/>
        </w:rPr>
        <w:t>在本协议项下所披露的“保密信息”的定义为：产品和服务信息；路径图；营销、财务和定价信息；以及其他商业信息，包括但不限于，由第三方以书面、口头、电子、互联网或其他方式提供给披露方（定义见下），披露方有义务保守秘密的商业秘密、图纸、说明、技术或专有数据、研究和开发、发明、专利信息。保密信息还包括在到访戴尔设施过程中所获得的信息。</w:t>
      </w:r>
    </w:p>
    <w:p w14:paraId="549D8791">
      <w:pPr>
        <w:widowControl/>
        <w:autoSpaceDE w:val="0"/>
        <w:autoSpaceDN w:val="0"/>
        <w:adjustRightInd w:val="0"/>
        <w:ind w:left="-720" w:right="-720"/>
        <w:rPr>
          <w:rFonts w:ascii="Calibri" w:hAnsi="Calibri" w:eastAsia="宋体" w:cs="Calibri"/>
          <w:kern w:val="0"/>
          <w:sz w:val="20"/>
          <w:szCs w:val="20"/>
        </w:rPr>
      </w:pPr>
    </w:p>
    <w:p w14:paraId="3A669853">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color w:val="000000"/>
          <w:kern w:val="0"/>
          <w:sz w:val="18"/>
          <w:szCs w:val="18"/>
        </w:rPr>
        <w:t>“披露方”系指向本协议项下另一方披露保密信息的戴尔或原始设备制造商中的一方。</w:t>
      </w:r>
    </w:p>
    <w:p w14:paraId="0CEE690B">
      <w:pPr>
        <w:widowControl/>
        <w:autoSpaceDE w:val="0"/>
        <w:autoSpaceDN w:val="0"/>
        <w:adjustRightInd w:val="0"/>
        <w:ind w:left="-720" w:right="-720"/>
        <w:rPr>
          <w:rFonts w:ascii="Calibri" w:hAnsi="Calibri" w:eastAsia="宋体" w:cs="Calibri"/>
          <w:color w:val="000000"/>
          <w:kern w:val="0"/>
          <w:sz w:val="18"/>
          <w:szCs w:val="18"/>
        </w:rPr>
      </w:pPr>
    </w:p>
    <w:p w14:paraId="31408A03">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color w:val="000000"/>
          <w:kern w:val="0"/>
          <w:sz w:val="18"/>
          <w:szCs w:val="18"/>
        </w:rPr>
        <w:t>“接收方”系指自本协议项下另一方接受保密信息的戴尔或原始设备制造商中的一方。</w:t>
      </w:r>
    </w:p>
    <w:p w14:paraId="13FB65B7">
      <w:pPr>
        <w:widowControl/>
        <w:autoSpaceDE w:val="0"/>
        <w:autoSpaceDN w:val="0"/>
        <w:adjustRightInd w:val="0"/>
        <w:ind w:left="-720" w:right="-720"/>
        <w:rPr>
          <w:rFonts w:ascii="Calibri" w:hAnsi="Calibri" w:eastAsia="宋体" w:cs="Calibri"/>
          <w:kern w:val="0"/>
          <w:sz w:val="20"/>
          <w:szCs w:val="20"/>
        </w:rPr>
      </w:pPr>
    </w:p>
    <w:p w14:paraId="2E79E20B">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b/>
          <w:color w:val="000000"/>
          <w:kern w:val="0"/>
          <w:sz w:val="18"/>
          <w:szCs w:val="18"/>
        </w:rPr>
        <w:t>2.  保护期限及信息返还。</w:t>
      </w:r>
      <w:r>
        <w:rPr>
          <w:rFonts w:ascii="Calibri" w:hAnsi="Calibri" w:eastAsia="宋体" w:cs="Calibri"/>
          <w:color w:val="000000"/>
          <w:kern w:val="0"/>
          <w:sz w:val="18"/>
          <w:szCs w:val="18"/>
        </w:rPr>
        <w:t>除非另行书面规定，否则接收方保护保密信息的期限自披露方作出披露之日起三(3)年后届满。即使本协议中有任何与此相反的条款，对构成商业秘密的信息保护不受保护期限限制。经披露方书面要求，接收方需立即退还所有自披露方获得的保密信息及其副本，或提供所有该等保密信息及其副本业经销毁的书面证明。如一方在本协议终止日前向另一方披露了保密信息，则在本协议终止后本附录项下与该等保密信息有关的条款和条件仍然有效。</w:t>
      </w:r>
    </w:p>
    <w:p w14:paraId="14E17B31">
      <w:pPr>
        <w:widowControl/>
        <w:autoSpaceDE w:val="0"/>
        <w:autoSpaceDN w:val="0"/>
        <w:adjustRightInd w:val="0"/>
        <w:ind w:left="-720" w:right="-720"/>
        <w:rPr>
          <w:rFonts w:ascii="Calibri" w:hAnsi="Calibri" w:eastAsia="宋体" w:cs="Calibri"/>
          <w:kern w:val="0"/>
          <w:sz w:val="20"/>
          <w:szCs w:val="20"/>
        </w:rPr>
      </w:pPr>
    </w:p>
    <w:p w14:paraId="293FCD4F">
      <w:pPr>
        <w:widowControl/>
        <w:autoSpaceDE w:val="0"/>
        <w:autoSpaceDN w:val="0"/>
        <w:adjustRightInd w:val="0"/>
        <w:ind w:left="-720" w:right="-720"/>
        <w:rPr>
          <w:rFonts w:ascii="Calibri" w:hAnsi="Calibri" w:eastAsia="宋体" w:cs="Calibri"/>
          <w:b/>
          <w:color w:val="000000"/>
          <w:kern w:val="0"/>
          <w:sz w:val="18"/>
          <w:szCs w:val="18"/>
        </w:rPr>
      </w:pPr>
      <w:r>
        <w:rPr>
          <w:rFonts w:ascii="Calibri" w:hAnsi="Calibri" w:eastAsia="宋体" w:cs="Calibri"/>
          <w:b/>
          <w:color w:val="000000"/>
          <w:kern w:val="0"/>
          <w:sz w:val="18"/>
          <w:szCs w:val="18"/>
        </w:rPr>
        <w:t>3.  授权使用。</w:t>
      </w:r>
      <w:r>
        <w:rPr>
          <w:rFonts w:ascii="Calibri" w:hAnsi="Calibri" w:eastAsia="宋体" w:cs="Calibri"/>
          <w:color w:val="000000"/>
          <w:kern w:val="0"/>
          <w:sz w:val="18"/>
          <w:szCs w:val="18"/>
        </w:rPr>
        <w:t>接收方仅出于接收方和披露方间商业关系之目的而使用保密信息（“目的”）。接收方仅将保密信息披露给：(i) 为了目的必须知悉的雇员、承包商或代理，该等人员亦须遵守具有法定约束力的保密义务，其程度不低于本附件所约定的保密义务的程度（统称为“代表”）和 (ii) 获得披露方书面同意的其他人员。接收方将采取其对待自身类似信息的注意程度来对待保密信息，并应不低于合理的注意程度，防止任何未经本协议明确授权的保密信息使用或泄露。</w:t>
      </w:r>
    </w:p>
    <w:p w14:paraId="0FB4269F">
      <w:pPr>
        <w:widowControl/>
        <w:autoSpaceDE w:val="0"/>
        <w:autoSpaceDN w:val="0"/>
        <w:adjustRightInd w:val="0"/>
        <w:ind w:left="-720" w:right="-720"/>
        <w:rPr>
          <w:rFonts w:ascii="Calibri" w:hAnsi="Calibri" w:eastAsia="宋体" w:cs="Calibri"/>
          <w:b/>
          <w:color w:val="000000"/>
          <w:kern w:val="0"/>
          <w:sz w:val="18"/>
          <w:szCs w:val="18"/>
        </w:rPr>
      </w:pPr>
    </w:p>
    <w:p w14:paraId="0D3A49DA">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b/>
          <w:color w:val="000000"/>
          <w:kern w:val="0"/>
          <w:sz w:val="18"/>
          <w:szCs w:val="18"/>
        </w:rPr>
        <w:t>4.  标识。</w:t>
      </w:r>
      <w:r>
        <w:rPr>
          <w:rFonts w:ascii="Calibri" w:hAnsi="Calibri" w:eastAsia="宋体" w:cs="Calibri"/>
          <w:color w:val="000000"/>
          <w:kern w:val="0"/>
          <w:sz w:val="18"/>
          <w:szCs w:val="18"/>
        </w:rPr>
        <w:t>在下列情况下，接收方有义务保护保密信息：(a) 如果该等信息被标示为、或在附随文件中将其明确或显著标识为“保密”或其他类似字眼；或者 (b) 该等信息在递交或交流之前、之中或结束后随即被披露方明确为保密信息。</w:t>
      </w:r>
    </w:p>
    <w:p w14:paraId="102FEA7E">
      <w:pPr>
        <w:widowControl/>
        <w:autoSpaceDE w:val="0"/>
        <w:autoSpaceDN w:val="0"/>
        <w:adjustRightInd w:val="0"/>
        <w:ind w:left="-720" w:right="-720"/>
        <w:rPr>
          <w:rFonts w:ascii="Calibri" w:hAnsi="Calibri" w:eastAsia="宋体" w:cs="Calibri"/>
          <w:b/>
          <w:color w:val="000000"/>
          <w:kern w:val="0"/>
          <w:sz w:val="18"/>
          <w:szCs w:val="18"/>
        </w:rPr>
      </w:pPr>
    </w:p>
    <w:p w14:paraId="1943A364">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b/>
          <w:color w:val="000000"/>
          <w:kern w:val="0"/>
          <w:sz w:val="18"/>
          <w:szCs w:val="18"/>
        </w:rPr>
        <w:t>5.  除外规定。</w:t>
      </w:r>
      <w:r>
        <w:rPr>
          <w:rFonts w:ascii="Calibri" w:hAnsi="Calibri" w:eastAsia="宋体" w:cs="Calibri"/>
          <w:color w:val="000000"/>
          <w:kern w:val="0"/>
          <w:sz w:val="18"/>
          <w:szCs w:val="18"/>
        </w:rPr>
        <w:t>本协议下接收方对下列保密信息不负义务：(a) 接收方能证明的在披露方披露前其已知晓的保密信息；(b) 非因接收方过错，为公众知晓的保密信息；(c) 接收方从无保密义务的第三方处获得的保密信息；(d) 披露方向无保密义务的第三方披露的保密信息；(e) 接收方以不违反本附录方式独立开发的保密信息；或者(f) 经披露方事先书面许可，接收方披露的保密信息。如果法律、政府机关或法院要求接收方披露保密信息，则在法律允许的范围内，接收方同意发出适时书面通知，提前告知披露方该等披露要求，以便披露方以保密为抗辩理由或寻求保护令。</w:t>
      </w:r>
    </w:p>
    <w:p w14:paraId="52DFEEF8">
      <w:pPr>
        <w:widowControl/>
        <w:autoSpaceDE w:val="0"/>
        <w:autoSpaceDN w:val="0"/>
        <w:adjustRightInd w:val="0"/>
        <w:ind w:left="-720" w:right="-720"/>
        <w:rPr>
          <w:rFonts w:ascii="Calibri" w:hAnsi="Calibri" w:eastAsia="宋体" w:cs="Calibri"/>
          <w:b/>
          <w:color w:val="000000"/>
          <w:kern w:val="0"/>
          <w:sz w:val="18"/>
          <w:szCs w:val="18"/>
        </w:rPr>
      </w:pPr>
    </w:p>
    <w:p w14:paraId="73DF9069">
      <w:pPr>
        <w:widowControl/>
        <w:autoSpaceDE w:val="0"/>
        <w:autoSpaceDN w:val="0"/>
        <w:adjustRightInd w:val="0"/>
        <w:ind w:left="-720" w:right="-720"/>
        <w:rPr>
          <w:rFonts w:ascii="Calibri" w:hAnsi="Calibri" w:eastAsia="宋体" w:cs="Calibri"/>
          <w:b/>
          <w:color w:val="000000"/>
          <w:kern w:val="0"/>
          <w:sz w:val="18"/>
          <w:szCs w:val="18"/>
        </w:rPr>
      </w:pPr>
      <w:r>
        <w:rPr>
          <w:rFonts w:ascii="Calibri" w:hAnsi="Calibri" w:eastAsia="宋体" w:cs="Calibri"/>
          <w:b/>
          <w:color w:val="000000"/>
          <w:kern w:val="0"/>
          <w:sz w:val="18"/>
          <w:szCs w:val="18"/>
        </w:rPr>
        <w:t>6.  保证/免责声明。披露方对本协议下其披露的保密信息不负任何保证责任。披露方不对保密信息做任何明示、默示或法律上的保证，包括对适销性、适合特定目的和非侵权的保证。任何一方就保密信息的准确性和完整性不负任何义务和责任。一切保密信息基于“按原样”原则提供。</w:t>
      </w:r>
    </w:p>
    <w:p w14:paraId="62B3F0B2">
      <w:pPr>
        <w:widowControl/>
        <w:autoSpaceDE w:val="0"/>
        <w:autoSpaceDN w:val="0"/>
        <w:adjustRightInd w:val="0"/>
        <w:ind w:left="-720" w:right="-720"/>
        <w:rPr>
          <w:rFonts w:ascii="Calibri" w:hAnsi="Calibri" w:eastAsia="宋体" w:cs="Calibri"/>
          <w:b/>
          <w:color w:val="000000"/>
          <w:kern w:val="0"/>
          <w:sz w:val="18"/>
          <w:szCs w:val="18"/>
        </w:rPr>
      </w:pPr>
    </w:p>
    <w:p w14:paraId="2C25D3E0">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b/>
          <w:color w:val="000000"/>
          <w:kern w:val="0"/>
          <w:sz w:val="18"/>
          <w:szCs w:val="18"/>
        </w:rPr>
        <w:t>7.  无义务。</w:t>
      </w:r>
      <w:r>
        <w:rPr>
          <w:rFonts w:ascii="Calibri" w:hAnsi="Calibri" w:eastAsia="宋体" w:cs="Calibri"/>
          <w:color w:val="000000"/>
          <w:kern w:val="0"/>
          <w:sz w:val="18"/>
          <w:szCs w:val="18"/>
        </w:rPr>
        <w:t>合同各方在本协议下就保密信息的交换概不负责。任何一方可以随时停止向另一方提供保密信息，而无需承担任何责任。</w:t>
      </w:r>
    </w:p>
    <w:p w14:paraId="423E11D7">
      <w:pPr>
        <w:widowControl/>
        <w:autoSpaceDE w:val="0"/>
        <w:autoSpaceDN w:val="0"/>
        <w:adjustRightInd w:val="0"/>
        <w:ind w:left="-720" w:right="-720"/>
        <w:rPr>
          <w:rFonts w:ascii="Calibri" w:hAnsi="Calibri" w:eastAsia="宋体" w:cs="Calibri"/>
          <w:b/>
          <w:color w:val="000000"/>
          <w:kern w:val="0"/>
          <w:sz w:val="18"/>
          <w:szCs w:val="18"/>
        </w:rPr>
      </w:pPr>
    </w:p>
    <w:p w14:paraId="623F3A4C">
      <w:pPr>
        <w:widowControl/>
        <w:autoSpaceDE w:val="0"/>
        <w:autoSpaceDN w:val="0"/>
        <w:adjustRightInd w:val="0"/>
        <w:ind w:left="-720" w:right="-720"/>
        <w:rPr>
          <w:rFonts w:ascii="Calibri" w:hAnsi="Calibri" w:eastAsia="宋体" w:cs="Calibri"/>
          <w:color w:val="000000"/>
          <w:kern w:val="0"/>
          <w:sz w:val="18"/>
          <w:szCs w:val="18"/>
        </w:rPr>
      </w:pPr>
      <w:r>
        <w:rPr>
          <w:rFonts w:ascii="Calibri" w:hAnsi="Calibri" w:eastAsia="宋体" w:cs="Calibri"/>
          <w:b/>
          <w:color w:val="000000"/>
          <w:kern w:val="0"/>
          <w:sz w:val="18"/>
          <w:szCs w:val="18"/>
        </w:rPr>
        <w:t>8. 所有权。</w:t>
      </w:r>
      <w:r>
        <w:rPr>
          <w:rFonts w:ascii="Calibri" w:hAnsi="Calibri" w:eastAsia="宋体" w:cs="Calibri"/>
          <w:color w:val="000000"/>
          <w:kern w:val="0"/>
          <w:sz w:val="18"/>
          <w:szCs w:val="18"/>
        </w:rPr>
        <w:t>合同双方之间的保密信息的所有权和支配权仍归披露方所有。本协议未授予任何专利、版权、商业秘密、商标或其他知识产权项下的任何权利的许可或转让，但为了实现本协议项下明确规定的目的所需的有限权利除外。合同各方对其雇员工作责任的分配和重新分配享有绝对自由裁量权。</w:t>
      </w:r>
    </w:p>
    <w:p w14:paraId="2EAC639B">
      <w:pPr>
        <w:widowControl/>
        <w:rPr>
          <w:rFonts w:ascii="Calibri" w:hAnsi="Calibri" w:eastAsia="宋体" w:cs="Calibri"/>
          <w:kern w:val="0"/>
          <w:sz w:val="24"/>
          <w:szCs w:val="20"/>
        </w:rPr>
      </w:pPr>
    </w:p>
    <w:p w14:paraId="2675FDAA"/>
    <w:sectPr>
      <w:footerReference r:id="rId20" w:type="first"/>
      <w:footerReference r:id="rId18" w:type="default"/>
      <w:footerReference r:id="rId19" w:type="even"/>
      <w:type w:val="continuous"/>
      <w:pgSz w:w="12240" w:h="15840"/>
      <w:pgMar w:top="1890" w:right="1800" w:bottom="1530" w:left="1800" w:header="720" w:footer="913" w:gutter="0"/>
      <w:cols w:space="720" w:num="1"/>
      <w:docGrid w:type="lines"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证券法务部" w:date="2025-10-13T17:26:00Z" w:initials="证券法务部">
    <w:p w14:paraId="263C4270">
      <w:pPr>
        <w:pStyle w:val="17"/>
      </w:pPr>
      <w:r>
        <w:rPr>
          <w:rFonts w:hint="eastAsia"/>
        </w:rPr>
        <w:t>质保在这个里面，我们是否有特殊的要求？里面的质保能容能满足我们的要求吗？</w:t>
      </w:r>
    </w:p>
  </w:comment>
  <w:comment w:id="1" w:author="证券法务部" w:date="2025-10-13T16:52:00Z" w:initials="证券法务部">
    <w:p w14:paraId="70CD9302">
      <w:pPr>
        <w:pStyle w:val="17"/>
      </w:pPr>
      <w:r>
        <w:rPr>
          <w:rFonts w:hint="eastAsia"/>
        </w:rPr>
        <w:t>需要判断一下是我们采购dell的目的是什么</w:t>
      </w:r>
    </w:p>
    <w:p w14:paraId="198DA924">
      <w:pPr>
        <w:pStyle w:val="17"/>
        <w:rPr>
          <w:rFonts w:hint="eastAsia"/>
        </w:rPr>
      </w:pPr>
      <w:r>
        <w:rPr>
          <w:rFonts w:hint="eastAsia"/>
        </w:rPr>
        <w:t>如果最终用户不是我们，考虑是否删除这段话</w:t>
      </w:r>
    </w:p>
  </w:comment>
  <w:comment w:id="2" w:author="证券法务部" w:date="2025-10-13T16:55:00Z" w:initials="证券法务部">
    <w:p w14:paraId="6A9E95D4">
      <w:pPr>
        <w:pStyle w:val="17"/>
      </w:pPr>
      <w:r>
        <w:rPr>
          <w:rFonts w:hint="eastAsia"/>
        </w:rPr>
        <w:t>我们是融合戴尔的产品 还是直接贴牌？下文显示是融合产品</w:t>
      </w:r>
    </w:p>
  </w:comment>
  <w:comment w:id="3" w:author="证券法务部" w:date="2025-10-13T16:58:00Z" w:initials="证券法务部">
    <w:p w14:paraId="60E6D85B">
      <w:pPr>
        <w:pStyle w:val="17"/>
      </w:pPr>
      <w:r>
        <w:rPr>
          <w:rFonts w:hint="eastAsia"/>
        </w:rPr>
        <w:t>也就是说不能贴牌，还请围绕交易目的</w:t>
      </w:r>
    </w:p>
  </w:comment>
  <w:comment w:id="4" w:author="证券法务部" w:date="2025-10-13T16:59:00Z" w:initials="证券法务部">
    <w:p w14:paraId="1306FBF2">
      <w:pPr>
        <w:pStyle w:val="17"/>
      </w:pPr>
      <w:r>
        <w:rPr>
          <w:rFonts w:hint="eastAsia"/>
        </w:rPr>
        <w:t>销售合同需要背靠背</w:t>
      </w:r>
    </w:p>
  </w:comment>
  <w:comment w:id="5" w:author="证券法务部" w:date="2025-10-13T17:02:00Z" w:initials="证券法务部">
    <w:p w14:paraId="0DFC2113">
      <w:pPr>
        <w:pStyle w:val="17"/>
      </w:pPr>
      <w:r>
        <w:rPr>
          <w:rFonts w:hint="eastAsia"/>
        </w:rPr>
        <w:t>有一个连带付款责任；建议删除，各付各的</w:t>
      </w:r>
    </w:p>
  </w:comment>
  <w:comment w:id="6" w:author="证券法务部" w:date="2025-10-13T17:03:00Z" w:initials="证券法务部">
    <w:p w14:paraId="1C8D852F">
      <w:pPr>
        <w:pStyle w:val="17"/>
      </w:pPr>
      <w:r>
        <w:rPr>
          <w:rFonts w:hint="eastAsia"/>
        </w:rPr>
        <w:t>任何时候太宽泛了</w:t>
      </w:r>
    </w:p>
  </w:comment>
  <w:comment w:id="7" w:author="证券法务部" w:date="2025-10-13T17:07:00Z" w:initials="证券法务部">
    <w:p w14:paraId="7C3B2726">
      <w:pPr>
        <w:pStyle w:val="17"/>
        <w:rPr>
          <w:rFonts w:hint="eastAsia"/>
        </w:rPr>
      </w:pPr>
      <w:r>
        <w:rPr>
          <w:rFonts w:hint="eastAsia"/>
        </w:rPr>
        <w:t>由于咱们是融合性质的，请注意本条</w:t>
      </w:r>
    </w:p>
  </w:comment>
  <w:comment w:id="8" w:author="证券法务部" w:date="2025-10-13T17:08:00Z" w:initials="证券法务部">
    <w:p w14:paraId="0459DD29">
      <w:pPr>
        <w:pStyle w:val="17"/>
        <w:rPr>
          <w:rFonts w:hint="eastAsia"/>
        </w:rPr>
      </w:pPr>
      <w:r>
        <w:rPr>
          <w:rFonts w:hint="eastAsia"/>
        </w:rPr>
        <w:t>我司下单，dell判断是否接受，如果有异议可以不接受</w:t>
      </w:r>
    </w:p>
  </w:comment>
  <w:comment w:id="9" w:author="证券法务部" w:date="2025-10-13T17:12:00Z" w:initials="证券法务部">
    <w:p w14:paraId="06862738">
      <w:pPr>
        <w:pStyle w:val="17"/>
      </w:pPr>
      <w:r>
        <w:rPr>
          <w:rFonts w:hint="eastAsia"/>
        </w:rPr>
        <w:t>注意我司承担运费</w:t>
      </w:r>
    </w:p>
    <w:p w14:paraId="639B4118">
      <w:pPr>
        <w:pStyle w:val="17"/>
        <w:rPr>
          <w:rFonts w:hint="eastAsia"/>
        </w:rPr>
      </w:pPr>
      <w:r>
        <w:rPr>
          <w:rFonts w:hint="eastAsia"/>
        </w:rPr>
        <w:t>我们使用dell的运货方还是自己的？</w:t>
      </w:r>
    </w:p>
  </w:comment>
  <w:comment w:id="10" w:author="证券法务部" w:date="2025-10-13T17:14:00Z" w:initials="证券法务部">
    <w:p w14:paraId="561D26EF">
      <w:pPr>
        <w:pStyle w:val="17"/>
      </w:pPr>
      <w:r>
        <w:rPr>
          <w:rFonts w:hint="eastAsia"/>
        </w:rPr>
        <w:t>注意我们兜底</w:t>
      </w:r>
    </w:p>
  </w:comment>
  <w:comment w:id="11" w:author="证券法务部" w:date="2025-10-13T17:16:00Z" w:initials="证券法务部">
    <w:p w14:paraId="376B8A46">
      <w:pPr>
        <w:pStyle w:val="17"/>
      </w:pPr>
      <w:r>
        <w:rPr>
          <w:rFonts w:hint="eastAsia"/>
        </w:rPr>
        <w:t>请注意本条</w:t>
      </w:r>
    </w:p>
  </w:comment>
  <w:comment w:id="12" w:author="证券法务部" w:date="2025-10-13T17:19:00Z" w:initials="证券法务部">
    <w:p w14:paraId="33A4650A">
      <w:pPr>
        <w:pStyle w:val="17"/>
      </w:pPr>
      <w:r>
        <w:rPr>
          <w:rFonts w:hint="eastAsia"/>
        </w:rPr>
        <w:t>注意 没有账期</w:t>
      </w:r>
    </w:p>
  </w:comment>
  <w:comment w:id="13" w:author="证券法务部" w:date="2025-10-13T17:21:00Z" w:initials="证券法务部">
    <w:p w14:paraId="44C500A8">
      <w:pPr>
        <w:pStyle w:val="17"/>
      </w:pPr>
      <w:r>
        <w:rPr>
          <w:rFonts w:hint="eastAsia"/>
        </w:rPr>
        <w:t>整个交易下来没有任何验收环节，我们是否能增加验收环节？</w:t>
      </w:r>
    </w:p>
  </w:comment>
  <w:comment w:id="14" w:author="证券法务部" w:date="2025-10-13T17:22:00Z" w:initials="证券法务部">
    <w:p w14:paraId="54B70692">
      <w:pPr>
        <w:pStyle w:val="17"/>
      </w:pPr>
      <w:r>
        <w:rPr>
          <w:rFonts w:hint="eastAsia"/>
        </w:rPr>
        <w:t>这个是为什么啊？</w:t>
      </w:r>
    </w:p>
  </w:comment>
  <w:comment w:id="15" w:author="证券法务部" w:date="2025-10-13T17:28:00Z" w:initials="证券法务部">
    <w:p w14:paraId="0C83EB34">
      <w:pPr>
        <w:pStyle w:val="17"/>
      </w:pPr>
      <w:r>
        <w:rPr>
          <w:rFonts w:hint="eastAsia"/>
        </w:rPr>
        <w:t>背靠背 我们的采购方看到这份合同了吗？</w:t>
      </w:r>
    </w:p>
  </w:comment>
  <w:comment w:id="16" w:author="证券法务部" w:date="2025-10-13T17:33:00Z" w:initials="证券法务部">
    <w:p w14:paraId="3BE2ED67">
      <w:pPr>
        <w:pStyle w:val="17"/>
      </w:pPr>
      <w:r>
        <w:rPr>
          <w:rFonts w:hint="eastAsia"/>
        </w:rPr>
        <w:t>需要背靠背</w:t>
      </w:r>
    </w:p>
  </w:comment>
  <w:comment w:id="17" w:author="证券法务部" w:date="2025-10-13T17:34:00Z" w:initials="证券法务部">
    <w:p w14:paraId="0BBA5526">
      <w:pPr>
        <w:pStyle w:val="17"/>
      </w:pPr>
      <w:r>
        <w:rPr>
          <w:rFonts w:hint="eastAsia"/>
        </w:rPr>
        <w:t>是否参与？</w:t>
      </w:r>
    </w:p>
  </w:comment>
  <w:comment w:id="18" w:author="证券法务部" w:date="2025-10-13T17:39:00Z" w:initials="证券法务部">
    <w:p w14:paraId="06614649">
      <w:pPr>
        <w:pStyle w:val="17"/>
      </w:pPr>
      <w:r>
        <w:rPr>
          <w:rFonts w:hint="eastAsia"/>
        </w:rPr>
        <w:t>我们的最终用户是谁？</w:t>
      </w:r>
    </w:p>
  </w:comment>
  <w:comment w:id="19" w:author="证券法务部" w:date="2025-10-13T17:43:00Z" w:initials="证券法务部">
    <w:p w14:paraId="5CD209D4">
      <w:pPr>
        <w:pStyle w:val="17"/>
      </w:pPr>
      <w:r>
        <w:rPr>
          <w:rFonts w:hint="eastAsia"/>
        </w:rPr>
        <w:t>为什么双标？</w:t>
      </w:r>
    </w:p>
  </w:comment>
  <w:comment w:id="20" w:author="证券法务部" w:date="2025-10-13T17:44:00Z" w:initials="证券法务部">
    <w:p w14:paraId="00CFE369">
      <w:pPr>
        <w:pStyle w:val="17"/>
      </w:pPr>
      <w:r>
        <w:rPr>
          <w:rFonts w:hint="eastAsia"/>
        </w:rPr>
        <w:t>我们是否购买保险？有点没懂dell的操作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3C4270" w15:done="0"/>
  <w15:commentEx w15:paraId="198DA924" w15:done="0"/>
  <w15:commentEx w15:paraId="6A9E95D4" w15:done="0"/>
  <w15:commentEx w15:paraId="60E6D85B" w15:done="0"/>
  <w15:commentEx w15:paraId="1306FBF2" w15:done="0"/>
  <w15:commentEx w15:paraId="0DFC2113" w15:done="0"/>
  <w15:commentEx w15:paraId="1C8D852F" w15:done="0"/>
  <w15:commentEx w15:paraId="7C3B2726" w15:done="0"/>
  <w15:commentEx w15:paraId="0459DD29" w15:done="0"/>
  <w15:commentEx w15:paraId="639B4118" w15:done="0"/>
  <w15:commentEx w15:paraId="561D26EF" w15:done="0"/>
  <w15:commentEx w15:paraId="376B8A46" w15:done="0"/>
  <w15:commentEx w15:paraId="33A4650A" w15:done="0"/>
  <w15:commentEx w15:paraId="44C500A8" w15:done="0"/>
  <w15:commentEx w15:paraId="54B70692" w15:done="0"/>
  <w15:commentEx w15:paraId="0C83EB34" w15:done="0"/>
  <w15:commentEx w15:paraId="3BE2ED67" w15:done="0"/>
  <w15:commentEx w15:paraId="0BBA5526" w15:done="0"/>
  <w15:commentEx w15:paraId="06614649" w15:done="0"/>
  <w15:commentEx w15:paraId="5CD209D4" w15:done="0"/>
  <w15:commentEx w15:paraId="00CFE3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Cambria">
    <w:altName w:val="苹方-简"/>
    <w:panose1 w:val="02040503050406030204"/>
    <w:charset w:val="00"/>
    <w:family w:val="roman"/>
    <w:pitch w:val="default"/>
    <w:sig w:usb0="00000000" w:usb1="00000000" w:usb2="02000000" w:usb3="00000000" w:csb0="0000019F" w:csb1="00000000"/>
  </w:font>
  <w:font w:name="Arial Narrow">
    <w:panose1 w:val="020B0706020202030204"/>
    <w:charset w:val="00"/>
    <w:family w:val="swiss"/>
    <w:pitch w:val="default"/>
    <w:sig w:usb0="00000287" w:usb1="00000800" w:usb2="00000000" w:usb3="00000000" w:csb0="2000009F" w:csb1="DFD70000"/>
  </w:font>
  <w:font w:name="Consolas">
    <w:altName w:val="苹方-简"/>
    <w:panose1 w:val="020B0609020204030204"/>
    <w:charset w:val="00"/>
    <w:family w:val="modern"/>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w:panose1 w:val="00000000000000000000"/>
    <w:charset w:val="00"/>
    <w:family w:val="swiss"/>
    <w:pitch w:val="default"/>
    <w:sig w:usb0="E00002FF" w:usb1="5000785B" w:usb2="00000000" w:usb3="00000000" w:csb0="2000019F" w:csb1="4F010000"/>
  </w:font>
  <w:font w:name="MS Mincho">
    <w:altName w:val="Hiragino Sans"/>
    <w:panose1 w:val="02020609040205080304"/>
    <w:charset w:val="80"/>
    <w:family w:val="modern"/>
    <w:pitch w:val="default"/>
    <w:sig w:usb0="00000000" w:usb1="00000000" w:usb2="08000012" w:usb3="00000000" w:csb0="0002009F" w:csb1="00000000"/>
  </w:font>
  <w:font w:name="Times">
    <w:altName w:val="Times New Roman"/>
    <w:panose1 w:val="02020603050405020304"/>
    <w:charset w:val="00"/>
    <w:family w:val="roman"/>
    <w:pitch w:val="default"/>
    <w:sig w:usb0="00000000" w:usb1="00000000" w:usb2="00000009" w:usb3="00000000" w:csb0="000001FF" w:csb1="00000000"/>
  </w:font>
  <w:font w:name="PMingLiU">
    <w:altName w:val="宋体-繁"/>
    <w:panose1 w:val="02010601000101010101"/>
    <w:charset w:val="88"/>
    <w:family w:val="roman"/>
    <w:pitch w:val="default"/>
    <w:sig w:usb0="00000000" w:usb1="00000000" w:usb2="00000016" w:usb3="00000000" w:csb0="00100001" w:csb1="00000000"/>
  </w:font>
  <w:font w:name="汉鼎繁中楷">
    <w:altName w:val="汉仪楷体简"/>
    <w:panose1 w:val="00000000000000000000"/>
    <w:charset w:val="86"/>
    <w:family w:val="modern"/>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iragino Sans">
    <w:panose1 w:val="020B0700000000000000"/>
    <w:charset w:val="80"/>
    <w:family w:val="auto"/>
    <w:pitch w:val="default"/>
    <w:sig w:usb0="800002CF" w:usb1="6AC7FCFC" w:usb2="00000012" w:usb3="00000000" w:csb0="0002000D"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D730E">
    <w:pPr>
      <w:pStyle w:val="64"/>
      <w:tabs>
        <w:tab w:val="center" w:pos="5040"/>
        <w:tab w:val="right" w:pos="9360"/>
        <w:tab w:val="clear" w:pos="4320"/>
        <w:tab w:val="clear" w:pos="8640"/>
      </w:tabs>
      <w:rPr>
        <w:sz w:val="20"/>
      </w:rPr>
    </w:pPr>
    <w:r>
      <w:rPr>
        <w:lang w:eastAsia="zh-CN"/>
      </w:rP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bottom</wp:align>
              </wp:positionV>
              <wp:extent cx="1200785" cy="299085"/>
              <wp:effectExtent l="0" t="0" r="2540" b="0"/>
              <wp:wrapNone/>
              <wp:docPr id="15" name="文本框 15"/>
              <wp:cNvGraphicFramePr/>
              <a:graphic xmlns:a="http://schemas.openxmlformats.org/drawingml/2006/main">
                <a:graphicData uri="http://schemas.microsoft.com/office/word/2010/wordprocessingShape">
                  <wps:wsp>
                    <wps:cNvSpPr txBox="1"/>
                    <wps:spPr>
                      <a:xfrm>
                        <a:off x="0" y="0"/>
                        <a:ext cx="1200785" cy="299085"/>
                      </a:xfrm>
                      <a:prstGeom prst="rect">
                        <a:avLst/>
                      </a:prstGeom>
                      <a:noFill/>
                      <a:ln>
                        <a:noFill/>
                      </a:ln>
                    </wps:spPr>
                    <wps:txbx>
                      <w:txbxContent>
                        <w:p w14:paraId="04A82E0D">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5" o:spid="_x0000_s1026" o:spt="202" type="#_x0000_t202" style="position:absolute;left:0pt;height:23.55pt;width:94.55pt;mso-position-horizontal:left;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UPHYq1AAAAAQBAAAPAAAAAAAAAAEAIAAAACIAAABkcnMvZG93bnJldi54bWxQSwEC&#10;FAAUAAAACACHTuJAf3CuJjECAABXBAAADgAAAAAAAAABACAAAAAjAQAAZHJzL2Uyb0RvYy54bWxQ&#10;SwUGAAAAAAYABgBZAQAAxgUAAAAA&#10;">
              <v:fill on="f" focussize="0,0"/>
              <v:stroke on="f"/>
              <v:imagedata o:title=""/>
              <o:lock v:ext="edit" aspectratio="f"/>
              <v:textbox inset="20pt,0mm,0mm,15pt" style="mso-fit-shape-to-text:t;">
                <w:txbxContent>
                  <w:p w14:paraId="04A82E0D">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r>
      <w:rPr>
        <w:sz w:val="20"/>
      </w:rPr>
      <w:t>21288338</w:t>
    </w:r>
    <w:r>
      <w:rPr>
        <w:rFonts w:hint="eastAsia"/>
        <w:sz w:val="20"/>
        <w:lang w:val="zh-CN"/>
      </w:rPr>
      <w:t xml:space="preserve"> </w:t>
    </w:r>
    <w:r>
      <w:rPr>
        <w:rFonts w:hint="eastAsia"/>
        <w:sz w:val="20"/>
      </w:rPr>
      <w:t>戴尔机密文件</w:t>
    </w:r>
    <w:r>
      <w:rPr>
        <w:sz w:val="20"/>
      </w:rPr>
      <w:tab/>
    </w:r>
    <w:r>
      <w:rPr>
        <w:sz w:val="20"/>
      </w:rPr>
      <w:t>-</w:t>
    </w:r>
    <w:r>
      <w:rPr>
        <w:sz w:val="20"/>
      </w:rPr>
      <w:fldChar w:fldCharType="begin"/>
    </w:r>
    <w:r>
      <w:rPr>
        <w:rStyle w:val="42"/>
        <w:sz w:val="20"/>
      </w:rPr>
      <w:instrText xml:space="preserve"> PAGE </w:instrText>
    </w:r>
    <w:r>
      <w:rPr>
        <w:sz w:val="20"/>
      </w:rPr>
      <w:fldChar w:fldCharType="separate"/>
    </w:r>
    <w:r>
      <w:rPr>
        <w:rStyle w:val="42"/>
        <w:sz w:val="20"/>
      </w:rPr>
      <w:t>1</w:t>
    </w:r>
    <w:r>
      <w:rPr>
        <w:sz w:val="20"/>
      </w:rPr>
      <w:fldChar w:fldCharType="end"/>
    </w:r>
    <w:r>
      <w:rPr>
        <w:rStyle w:val="42"/>
        <w:sz w:val="20"/>
      </w:rPr>
      <w:t>-</w:t>
    </w:r>
    <w:r>
      <w:rPr>
        <w:rStyle w:val="42"/>
        <w:sz w:val="20"/>
      </w:rPr>
      <w:tab/>
    </w:r>
    <w:r>
      <w:rPr>
        <w:sz w:val="20"/>
      </w:rPr>
      <w:t xml:space="preserve">OEM China Agreement; </w:t>
    </w:r>
    <w:r>
      <w:rPr>
        <w:rFonts w:hint="eastAsia"/>
        <w:sz w:val="20"/>
      </w:rPr>
      <w:t>Nov.</w:t>
    </w:r>
    <w:r>
      <w:rPr>
        <w:sz w:val="20"/>
      </w:rPr>
      <w:t xml:space="preserve">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07295">
    <w:pPr>
      <w:pStyle w:val="64"/>
      <w:framePr w:wrap="around" w:vAnchor="text" w:hAnchor="margin" w:xAlign="center" w:y="1"/>
      <w:rPr>
        <w:rStyle w:val="42"/>
      </w:rPr>
    </w:pPr>
    <w:r>
      <w:rPr>
        <w:lang w:eastAsia="zh-CN"/>
      </w:rP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443865" cy="443865"/>
              <wp:effectExtent l="0" t="0" r="2540" b="0"/>
              <wp:wrapNone/>
              <wp:docPr id="16" name="文本框 16"/>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BE51A7">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6" o:spid="_x0000_s1026" o:spt="202" type="#_x0000_t202" style="position:absolute;left:0pt;height:34.95pt;width:34.95pt;mso-position-horizontal:left;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MBQ6bRAAAAAwEAAA8AAAAAAAAAAQAgAAAAIgAAAGRycy9kb3ducmV2LnhtbFBLAQIUABQA&#10;AAAIAIdO4kAOHkjVMAIAAFYEAAAOAAAAAAAAAAEAIAAAACABAABkcnMvZTJvRG9jLnhtbFBLBQYA&#10;AAAABgAGAFkBAADCBQAAAAA=&#10;">
              <v:fill on="f" focussize="0,0"/>
              <v:stroke on="f"/>
              <v:imagedata o:title=""/>
              <o:lock v:ext="edit" aspectratio="f"/>
              <v:textbox inset="20pt,0mm,0mm,15pt" style="mso-fit-shape-to-text:t;">
                <w:txbxContent>
                  <w:p w14:paraId="28BE51A7">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r>
      <w:fldChar w:fldCharType="begin"/>
    </w:r>
    <w:r>
      <w:rPr>
        <w:rStyle w:val="42"/>
      </w:rPr>
      <w:instrText xml:space="preserve">PAGE  </w:instrText>
    </w:r>
    <w:r>
      <w:fldChar w:fldCharType="separate"/>
    </w:r>
    <w:r>
      <w:rPr>
        <w:rStyle w:val="42"/>
      </w:rPr>
      <w:t>1</w:t>
    </w:r>
    <w:r>
      <w:fldChar w:fldCharType="end"/>
    </w:r>
  </w:p>
  <w:p w14:paraId="2428A6BB">
    <w:pPr>
      <w:pStyle w:val="6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2E3DC">
    <w:pPr>
      <w:pStyle w:val="23"/>
    </w:pP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bottom</wp:align>
              </wp:positionV>
              <wp:extent cx="443865" cy="443865"/>
              <wp:effectExtent l="0" t="0" r="2540" b="0"/>
              <wp:wrapNone/>
              <wp:docPr id="14" name="文本框 14"/>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5925E">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4" o:spid="_x0000_s1026" o:spt="202" type="#_x0000_t202" style="position:absolute;left:0pt;height:34.95pt;width:34.95pt;mso-position-horizontal:lef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MBQ6bRAAAAAwEAAA8AAAAAAAAAAQAgAAAAIgAAAGRycy9kb3ducmV2LnhtbFBLAQIUABQA&#10;AAAIAIdO4kCbhbQWMAIAAFYEAAAOAAAAAAAAAAEAIAAAACABAABkcnMvZTJvRG9jLnhtbFBLBQYA&#10;AAAABgAGAFkBAADCBQAAAAA=&#10;">
              <v:fill on="f" focussize="0,0"/>
              <v:stroke on="f"/>
              <v:imagedata o:title=""/>
              <o:lock v:ext="edit" aspectratio="f"/>
              <v:textbox inset="20pt,0mm,0mm,15pt" style="mso-fit-shape-to-text:t;">
                <w:txbxContent>
                  <w:p w14:paraId="3EA5925E">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06DA5">
    <w:pPr>
      <w:pStyle w:val="23"/>
    </w:pPr>
    <w:r>
      <mc:AlternateContent>
        <mc:Choice Requires="wps">
          <w:drawing>
            <wp:anchor distT="0" distB="0" distL="0" distR="0" simplePos="0" relativeHeight="251663360" behindDoc="0" locked="0" layoutInCell="1" allowOverlap="1">
              <wp:simplePos x="0" y="0"/>
              <wp:positionH relativeFrom="page">
                <wp:align>left</wp:align>
              </wp:positionH>
              <wp:positionV relativeFrom="page">
                <wp:align>bottom</wp:align>
              </wp:positionV>
              <wp:extent cx="443865" cy="443865"/>
              <wp:effectExtent l="0" t="0" r="2540" b="0"/>
              <wp:wrapNone/>
              <wp:docPr id="13" name="文本框 13"/>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E3B740">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3" o:spid="_x0000_s1026" o:spt="202" type="#_x0000_t202" style="position:absolute;left:0pt;height:34.95pt;width:34.95pt;mso-position-horizontal:left;mso-position-horizontal-relative:page;mso-position-vertical:bottom;mso-position-vertical-relative:page;mso-wrap-style:none;z-index:251663360;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MBQ6bRAAAAAwEAAA8AAAAAAAAAAQAgAAAAIgAAAGRycy9kb3ducmV2LnhtbFBLAQIUABQA&#10;AAAIAIdO4kCP4YYFMAIAAFYEAAAOAAAAAAAAAAEAIAAAACABAABkcnMvZTJvRG9jLnhtbFBLBQYA&#10;AAAABgAGAFkBAADCBQAAAAA=&#10;">
              <v:fill on="f" focussize="0,0"/>
              <v:stroke on="f"/>
              <v:imagedata o:title=""/>
              <o:lock v:ext="edit" aspectratio="f"/>
              <v:textbox inset="20pt,0mm,0mm,15pt" style="mso-fit-shape-to-text:t;">
                <w:txbxContent>
                  <w:p w14:paraId="4AE3B740">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3EFA8">
    <w:pPr>
      <w:pStyle w:val="23"/>
    </w:pPr>
    <w:r>
      <mc:AlternateContent>
        <mc:Choice Requires="wps">
          <w:drawing>
            <wp:anchor distT="0" distB="0" distL="0" distR="0" simplePos="0" relativeHeight="251662336" behindDoc="0" locked="0" layoutInCell="1" allowOverlap="1">
              <wp:simplePos x="0" y="0"/>
              <wp:positionH relativeFrom="page">
                <wp:align>left</wp:align>
              </wp:positionH>
              <wp:positionV relativeFrom="page">
                <wp:align>bottom</wp:align>
              </wp:positionV>
              <wp:extent cx="443865" cy="443865"/>
              <wp:effectExtent l="0" t="0" r="2540" b="0"/>
              <wp:wrapNone/>
              <wp:docPr id="12" name="文本框 12"/>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83F8C9">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2" o:spid="_x0000_s1026" o:spt="202" type="#_x0000_t202" style="position:absolute;left:0pt;height:34.95pt;width:34.95pt;mso-position-horizontal:left;mso-position-horizontal-relative:page;mso-position-vertical:bottom;mso-position-vertical-relative:page;mso-wrap-style:none;z-index:251662336;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MBQ6bRAAAAAwEAAA8AAAAAAAAAAQAgAAAAIgAAAGRycy9kb3ducmV2LnhtbFBLAQIUABQA&#10;AAAIAIdO4kBlL8CJMAIAAFYEAAAOAAAAAAAAAAEAIAAAACABAABkcnMvZTJvRG9jLnhtbFBLBQYA&#10;AAAABgAGAFkBAADCBQAAAAA=&#10;">
              <v:fill on="f" focussize="0,0"/>
              <v:stroke on="f"/>
              <v:imagedata o:title=""/>
              <o:lock v:ext="edit" aspectratio="f"/>
              <v:textbox inset="20pt,0mm,0mm,15pt" style="mso-fit-shape-to-text:t;">
                <w:txbxContent>
                  <w:p w14:paraId="3B83F8C9">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91A36">
    <w:pPr>
      <w:pStyle w:val="23"/>
      <w:tabs>
        <w:tab w:val="center" w:pos="5040"/>
        <w:tab w:val="right" w:pos="9360"/>
        <w:tab w:val="clear" w:pos="4320"/>
        <w:tab w:val="clear" w:pos="8640"/>
      </w:tabs>
      <w:rPr>
        <w:sz w:val="20"/>
      </w:rPr>
    </w:pPr>
    <w:r>
      <mc:AlternateContent>
        <mc:Choice Requires="wps">
          <w:drawing>
            <wp:anchor distT="0" distB="0" distL="0" distR="0" simplePos="0" relativeHeight="251666432" behindDoc="0" locked="0" layoutInCell="1" allowOverlap="1">
              <wp:simplePos x="0" y="0"/>
              <wp:positionH relativeFrom="page">
                <wp:align>left</wp:align>
              </wp:positionH>
              <wp:positionV relativeFrom="page">
                <wp:align>bottom</wp:align>
              </wp:positionV>
              <wp:extent cx="443865" cy="443865"/>
              <wp:effectExtent l="0" t="0" r="2540" b="0"/>
              <wp:wrapNone/>
              <wp:docPr id="10" name="文本框 10"/>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1D0D0F">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0" o:spid="_x0000_s1026" o:spt="202" type="#_x0000_t202" style="position:absolute;left:0pt;height:34.95pt;width:34.95pt;mso-position-horizontal:left;mso-position-horizontal-relative:page;mso-position-vertical:bottom;mso-position-vertical-relative:page;mso-wrap-style:none;z-index:251666432;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PC0PEovAgAAVgQAAA4AAAAAAAAAAQAgAAAAIAEAAGRycy9lMm9Eb2MueG1sUEsFBgAA&#10;AAAGAAYAWQEAAMEFAAAAAA==&#10;">
              <v:fill on="f" focussize="0,0"/>
              <v:stroke on="f"/>
              <v:imagedata o:title=""/>
              <o:lock v:ext="edit" aspectratio="f"/>
              <v:textbox inset="20pt,0mm,0mm,15pt" style="mso-fit-shape-to-text:t;">
                <w:txbxContent>
                  <w:p w14:paraId="5F1D0D0F">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p w14:paraId="3AAF5033">
    <w:pPr>
      <w:pStyle w:val="23"/>
      <w:tabs>
        <w:tab w:val="center" w:pos="5040"/>
        <w:tab w:val="right" w:pos="9360"/>
        <w:tab w:val="clear" w:pos="4320"/>
        <w:tab w:val="clear" w:pos="8640"/>
      </w:tabs>
      <w:rPr>
        <w:sz w:val="20"/>
      </w:rPr>
    </w:pPr>
    <w:r>
      <w:rPr>
        <w:sz w:val="20"/>
      </w:rPr>
      <w:t>21288338</w:t>
    </w:r>
    <w:r>
      <w:rPr>
        <w:rFonts w:hint="eastAsia"/>
        <w:sz w:val="20"/>
      </w:rPr>
      <w:t>戴尔机密文件</w:t>
    </w:r>
    <w:r>
      <w:rPr>
        <w:sz w:val="20"/>
      </w:rPr>
      <w:tab/>
    </w:r>
    <w:r>
      <w:rPr>
        <w:sz w:val="20"/>
      </w:rPr>
      <w:t>-</w:t>
    </w:r>
    <w:r>
      <w:rPr>
        <w:rFonts w:hint="eastAsia"/>
        <w:sz w:val="20"/>
      </w:rPr>
      <w:t>1</w:t>
    </w:r>
    <w:r>
      <w:rPr>
        <w:rStyle w:val="29"/>
        <w:sz w:val="20"/>
      </w:rPr>
      <w:fldChar w:fldCharType="begin"/>
    </w:r>
    <w:r>
      <w:rPr>
        <w:rStyle w:val="29"/>
        <w:sz w:val="20"/>
      </w:rPr>
      <w:instrText xml:space="preserve"> PAGE </w:instrText>
    </w:r>
    <w:r>
      <w:rPr>
        <w:rStyle w:val="29"/>
        <w:sz w:val="20"/>
      </w:rPr>
      <w:fldChar w:fldCharType="separate"/>
    </w:r>
    <w:r>
      <w:rPr>
        <w:rStyle w:val="29"/>
        <w:sz w:val="20"/>
      </w:rPr>
      <w:t>1</w:t>
    </w:r>
    <w:r>
      <w:rPr>
        <w:rStyle w:val="29"/>
        <w:sz w:val="20"/>
      </w:rPr>
      <w:fldChar w:fldCharType="end"/>
    </w:r>
    <w:r>
      <w:rPr>
        <w:rStyle w:val="29"/>
        <w:sz w:val="20"/>
      </w:rPr>
      <w:t>-</w:t>
    </w:r>
    <w:r>
      <w:rPr>
        <w:rStyle w:val="29"/>
        <w:sz w:val="20"/>
      </w:rPr>
      <w:tab/>
    </w:r>
    <w:r>
      <w:rPr>
        <w:sz w:val="20"/>
      </w:rPr>
      <w:t xml:space="preserve">OEM China Agreement; </w:t>
    </w:r>
    <w:r>
      <w:rPr>
        <w:rFonts w:hint="eastAsia"/>
        <w:sz w:val="20"/>
      </w:rPr>
      <w:t>Nov.</w:t>
    </w:r>
    <w:r>
      <w:rPr>
        <w:sz w:val="20"/>
      </w:rPr>
      <w:t xml:space="preserve"> 2021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3B889">
    <w:pPr>
      <w:pStyle w:val="23"/>
    </w:pPr>
    <w:r>
      <mc:AlternateContent>
        <mc:Choice Requires="wps">
          <w:drawing>
            <wp:anchor distT="0" distB="0" distL="0" distR="0" simplePos="0" relativeHeight="251665408" behindDoc="0" locked="0" layoutInCell="1" allowOverlap="1">
              <wp:simplePos x="0" y="0"/>
              <wp:positionH relativeFrom="page">
                <wp:align>left</wp:align>
              </wp:positionH>
              <wp:positionV relativeFrom="page">
                <wp:align>bottom</wp:align>
              </wp:positionV>
              <wp:extent cx="443865" cy="443865"/>
              <wp:effectExtent l="0" t="0" r="2540" b="0"/>
              <wp:wrapNone/>
              <wp:docPr id="11" name="文本框 11"/>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275B68">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11" o:spid="_x0000_s1026" o:spt="202" type="#_x0000_t202" style="position:absolute;left:0pt;height:34.95pt;width:34.95pt;mso-position-horizontal:left;mso-position-horizontal-relative:page;mso-position-vertical:bottom;mso-position-vertical-relative:page;mso-wrap-style:none;z-index:251665408;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Bp6esYvAgAAVgQAAA4AAAAAAAAAAQAgAAAAIAEAAGRycy9lMm9Eb2MueG1sUEsFBgAA&#10;AAAGAAYAWQEAAMEFAAAAAA==&#10;">
              <v:fill on="f" focussize="0,0"/>
              <v:stroke on="f"/>
              <v:imagedata o:title=""/>
              <o:lock v:ext="edit" aspectratio="f"/>
              <v:textbox inset="20pt,0mm,0mm,15pt" style="mso-fit-shape-to-text:t;">
                <w:txbxContent>
                  <w:p w14:paraId="0B275B68">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1B6D7">
    <w:pPr>
      <w:pStyle w:val="23"/>
    </w:pPr>
    <w:r>
      <mc:AlternateContent>
        <mc:Choice Requires="wps">
          <w:drawing>
            <wp:anchor distT="0" distB="0" distL="0" distR="0" simplePos="0" relativeHeight="251664384" behindDoc="0" locked="0" layoutInCell="1" allowOverlap="1">
              <wp:simplePos x="0" y="0"/>
              <wp:positionH relativeFrom="page">
                <wp:align>left</wp:align>
              </wp:positionH>
              <wp:positionV relativeFrom="page">
                <wp:align>bottom</wp:align>
              </wp:positionV>
              <wp:extent cx="443865" cy="443865"/>
              <wp:effectExtent l="0" t="0" r="2540" b="0"/>
              <wp:wrapNone/>
              <wp:docPr id="9" name="文本框 9"/>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3F37BB">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9" o:spid="_x0000_s1026" o:spt="202" type="#_x0000_t202" style="position:absolute;left:0pt;height:34.95pt;width:34.95pt;mso-position-horizontal:left;mso-position-horizontal-relative:page;mso-position-vertical:bottom;mso-position-vertical-relative:page;mso-wrap-style:none;z-index:251664384;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MBQ6bRAAAAAwEAAA8AAAAAAAAAAQAgAAAAIgAAAGRycy9kb3ducmV2LnhtbFBLAQIUABQA&#10;AAAIAIdO4kD2gftdMAIAAFQEAAAOAAAAAAAAAAEAIAAAACABAABkcnMvZTJvRG9jLnhtbFBLBQYA&#10;AAAABgAGAFkBAADCBQAAAAA=&#10;">
              <v:fill on="f" focussize="0,0"/>
              <v:stroke on="f"/>
              <v:imagedata o:title=""/>
              <o:lock v:ext="edit" aspectratio="f"/>
              <v:textbox inset="20pt,0mm,0mm,15pt" style="mso-fit-shape-to-text:t;">
                <w:txbxContent>
                  <w:p w14:paraId="003F37BB">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7D7C4">
    <w:pPr>
      <w:pStyle w:val="23"/>
      <w:tabs>
        <w:tab w:val="center" w:pos="5040"/>
        <w:tab w:val="right" w:pos="9360"/>
        <w:tab w:val="clear" w:pos="4320"/>
        <w:tab w:val="clear" w:pos="8640"/>
      </w:tabs>
      <w:rPr>
        <w:sz w:val="20"/>
      </w:rPr>
    </w:pPr>
    <w:r>
      <mc:AlternateContent>
        <mc:Choice Requires="wps">
          <w:drawing>
            <wp:anchor distT="0" distB="0" distL="0" distR="0" simplePos="0" relativeHeight="251669504" behindDoc="0" locked="0" layoutInCell="1" allowOverlap="1">
              <wp:simplePos x="0" y="0"/>
              <wp:positionH relativeFrom="page">
                <wp:align>left</wp:align>
              </wp:positionH>
              <wp:positionV relativeFrom="page">
                <wp:align>bottom</wp:align>
              </wp:positionV>
              <wp:extent cx="1200785" cy="299085"/>
              <wp:effectExtent l="0" t="0" r="2540" b="0"/>
              <wp:wrapNone/>
              <wp:docPr id="7" name="文本框 7"/>
              <wp:cNvGraphicFramePr/>
              <a:graphic xmlns:a="http://schemas.openxmlformats.org/drawingml/2006/main">
                <a:graphicData uri="http://schemas.microsoft.com/office/word/2010/wordprocessingShape">
                  <wps:wsp>
                    <wps:cNvSpPr txBox="1"/>
                    <wps:spPr>
                      <a:xfrm>
                        <a:off x="0" y="0"/>
                        <a:ext cx="1200785" cy="299085"/>
                      </a:xfrm>
                      <a:prstGeom prst="rect">
                        <a:avLst/>
                      </a:prstGeom>
                      <a:noFill/>
                      <a:ln>
                        <a:noFill/>
                      </a:ln>
                    </wps:spPr>
                    <wps:txbx>
                      <w:txbxContent>
                        <w:p w14:paraId="596056E1">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7" o:spid="_x0000_s1026" o:spt="202" type="#_x0000_t202" style="position:absolute;left:0pt;height:23.55pt;width:94.55pt;mso-position-horizontal:left;mso-position-horizontal-relative:page;mso-position-vertical:bottom;mso-position-vertical-relative:page;mso-wrap-style:none;z-index:251669504;v-text-anchor:bottom;mso-width-relative:page;mso-height-relative:page;" filled="f" stroked="f" coordsize="21600,21600" o:gfxdata="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Dx2KtQAAAAEAQAADwAAAAAAAAABACAAAAAiAAAAZHJzL2Rvd25yZXYueG1sUEsB&#10;AhQAFAAAAAgAh07iQGJqHUsyAgAAVQQAAA4AAAAAAAAAAQAgAAAAIwEAAGRycy9lMm9Eb2MueG1s&#10;UEsFBgAAAAAGAAYAWQEAAMcFAAAAAA==&#10;">
              <v:fill on="f" focussize="0,0"/>
              <v:stroke on="f"/>
              <v:imagedata o:title=""/>
              <o:lock v:ext="edit" aspectratio="f"/>
              <v:textbox inset="20pt,0mm,0mm,15pt" style="mso-fit-shape-to-text:t;">
                <w:txbxContent>
                  <w:p w14:paraId="596056E1">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p w14:paraId="1BAD56F8">
    <w:pPr>
      <w:pStyle w:val="23"/>
      <w:tabs>
        <w:tab w:val="center" w:pos="5040"/>
        <w:tab w:val="right" w:pos="9360"/>
        <w:tab w:val="clear" w:pos="4320"/>
        <w:tab w:val="clear" w:pos="8640"/>
      </w:tabs>
      <w:rPr>
        <w:sz w:val="20"/>
      </w:rPr>
    </w:pPr>
    <w:r>
      <w:rPr>
        <w:sz w:val="20"/>
      </w:rPr>
      <w:t>21288338</w:t>
    </w:r>
    <w:r>
      <w:rPr>
        <w:rFonts w:hint="eastAsia"/>
        <w:sz w:val="20"/>
      </w:rPr>
      <w:t>戴尔机密文件</w:t>
    </w:r>
    <w:r>
      <w:rPr>
        <w:sz w:val="20"/>
      </w:rPr>
      <w:tab/>
    </w:r>
    <w:r>
      <w:rPr>
        <w:sz w:val="20"/>
      </w:rPr>
      <w:t>-</w:t>
    </w:r>
    <w:r>
      <w:rPr>
        <w:rFonts w:hint="eastAsia"/>
        <w:sz w:val="20"/>
      </w:rPr>
      <w:t>1</w:t>
    </w:r>
    <w:r>
      <w:rPr>
        <w:rStyle w:val="29"/>
        <w:sz w:val="20"/>
      </w:rPr>
      <w:t>-</w:t>
    </w:r>
    <w:r>
      <w:rPr>
        <w:rStyle w:val="29"/>
        <w:sz w:val="20"/>
      </w:rPr>
      <w:tab/>
    </w:r>
    <w:r>
      <w:rPr>
        <w:sz w:val="20"/>
      </w:rPr>
      <w:t xml:space="preserve">OEM China Agreement; </w:t>
    </w:r>
    <w:r>
      <w:rPr>
        <w:rFonts w:hint="eastAsia"/>
        <w:sz w:val="20"/>
      </w:rPr>
      <w:t>Nov.</w:t>
    </w:r>
    <w:r>
      <w:rPr>
        <w:sz w:val="20"/>
      </w:rPr>
      <w:t xml:space="preserve"> 2021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05E63">
    <w:pPr>
      <w:pStyle w:val="64"/>
      <w:framePr w:wrap="around" w:vAnchor="text" w:hAnchor="margin" w:xAlign="center" w:y="1"/>
      <w:rPr>
        <w:rStyle w:val="42"/>
      </w:rPr>
    </w:pPr>
    <w:r>
      <w:rPr>
        <w:lang w:eastAsia="zh-CN"/>
      </w:rPr>
      <mc:AlternateContent>
        <mc:Choice Requires="wps">
          <w:drawing>
            <wp:anchor distT="0" distB="0" distL="0" distR="0" simplePos="0" relativeHeight="251668480" behindDoc="0" locked="0" layoutInCell="1" allowOverlap="1">
              <wp:simplePos x="0" y="0"/>
              <wp:positionH relativeFrom="page">
                <wp:align>left</wp:align>
              </wp:positionH>
              <wp:positionV relativeFrom="page">
                <wp:align>bottom</wp:align>
              </wp:positionV>
              <wp:extent cx="443865" cy="443865"/>
              <wp:effectExtent l="0" t="0" r="2540" b="0"/>
              <wp:wrapNone/>
              <wp:docPr id="8" name="文本框 8"/>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445EAD">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8" o:spid="_x0000_s1026" o:spt="202" type="#_x0000_t202" style="position:absolute;left:0pt;height:34.95pt;width:34.95pt;mso-position-horizontal:left;mso-position-horizontal-relative:page;mso-position-vertical:bottom;mso-position-vertical-relative:page;mso-wrap-style:none;z-index:251668480;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C7fzgQvAgAAVAQAAA4AAAAAAAAAAQAgAAAAIAEAAGRycy9lMm9Eb2MueG1sUEsFBgAA&#10;AAAGAAYAWQEAAMEFAAAAAA==&#10;">
              <v:fill on="f" focussize="0,0"/>
              <v:stroke on="f"/>
              <v:imagedata o:title=""/>
              <o:lock v:ext="edit" aspectratio="f"/>
              <v:textbox inset="20pt,0mm,0mm,15pt" style="mso-fit-shape-to-text:t;">
                <w:txbxContent>
                  <w:p w14:paraId="6C445EAD">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r>
      <w:fldChar w:fldCharType="begin"/>
    </w:r>
    <w:r>
      <w:rPr>
        <w:rStyle w:val="42"/>
      </w:rPr>
      <w:instrText xml:space="preserve">PAGE  </w:instrText>
    </w:r>
    <w:r>
      <w:fldChar w:fldCharType="separate"/>
    </w:r>
    <w:r>
      <w:rPr>
        <w:rStyle w:val="42"/>
      </w:rPr>
      <w:t>1</w:t>
    </w:r>
    <w:r>
      <w:fldChar w:fldCharType="end"/>
    </w:r>
  </w:p>
  <w:p w14:paraId="1EA1C95E">
    <w:pPr>
      <w:pStyle w:val="64"/>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6CA3F">
    <w:pPr>
      <w:pStyle w:val="23"/>
    </w:pPr>
    <w:r>
      <mc:AlternateContent>
        <mc:Choice Requires="wps">
          <w:drawing>
            <wp:anchor distT="0" distB="0" distL="0" distR="0" simplePos="0" relativeHeight="251667456" behindDoc="0" locked="0" layoutInCell="1" allowOverlap="1">
              <wp:simplePos x="0" y="0"/>
              <wp:positionH relativeFrom="page">
                <wp:align>left</wp:align>
              </wp:positionH>
              <wp:positionV relativeFrom="page">
                <wp:align>bottom</wp:align>
              </wp:positionV>
              <wp:extent cx="443865" cy="443865"/>
              <wp:effectExtent l="0" t="0" r="2540" b="0"/>
              <wp:wrapNone/>
              <wp:docPr id="6" name="文本框 6"/>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8C71B7">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6" o:spid="_x0000_s1026" o:spt="202" type="#_x0000_t202" style="position:absolute;left:0pt;height:34.95pt;width:34.95pt;mso-position-horizontal:left;mso-position-horizontal-relative:page;mso-position-vertical:bottom;mso-position-vertical-relative:page;mso-wrap-style:none;z-index:251667456;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LzjOa0vAgAAVAQAAA4AAAAAAAAAAQAgAAAAIAEAAGRycy9lMm9Eb2MueG1sUEsFBgAA&#10;AAAGAAYAWQEAAMEFAAAAAA==&#10;">
              <v:fill on="f" focussize="0,0"/>
              <v:stroke on="f"/>
              <v:imagedata o:title=""/>
              <o:lock v:ext="edit" aspectratio="f"/>
              <v:textbox inset="20pt,0mm,0mm,15pt" style="mso-fit-shape-to-text:t;">
                <w:txbxContent>
                  <w:p w14:paraId="5D8C71B7">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97358">
    <w:pPr>
      <w:pStyle w:val="64"/>
      <w:tabs>
        <w:tab w:val="center" w:pos="5040"/>
        <w:tab w:val="right" w:pos="9360"/>
        <w:tab w:val="clear" w:pos="4320"/>
        <w:tab w:val="clear" w:pos="8640"/>
      </w:tabs>
      <w:rPr>
        <w:sz w:val="20"/>
      </w:rPr>
    </w:pPr>
    <w:r>
      <w:rPr>
        <w:sz w:val="20"/>
      </w:rPr>
      <w:t>21288338</w:t>
    </w:r>
    <w:r>
      <w:rPr>
        <w:lang w:eastAsia="zh-CN"/>
      </w:rP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bottom</wp:align>
              </wp:positionV>
              <wp:extent cx="1200785" cy="299085"/>
              <wp:effectExtent l="0" t="0" r="2540" b="0"/>
              <wp:wrapNone/>
              <wp:docPr id="4" name="文本框 4"/>
              <wp:cNvGraphicFramePr/>
              <a:graphic xmlns:a="http://schemas.openxmlformats.org/drawingml/2006/main">
                <a:graphicData uri="http://schemas.microsoft.com/office/word/2010/wordprocessingShape">
                  <wps:wsp>
                    <wps:cNvSpPr txBox="1"/>
                    <wps:spPr>
                      <a:xfrm>
                        <a:off x="0" y="0"/>
                        <a:ext cx="1200785" cy="299085"/>
                      </a:xfrm>
                      <a:prstGeom prst="rect">
                        <a:avLst/>
                      </a:prstGeom>
                      <a:noFill/>
                      <a:ln>
                        <a:noFill/>
                      </a:ln>
                    </wps:spPr>
                    <wps:txbx>
                      <w:txbxContent>
                        <w:p w14:paraId="7C54D038">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4" o:spid="_x0000_s1026" o:spt="202" type="#_x0000_t202" style="position:absolute;left:0pt;height:23.55pt;width:94.55pt;mso-position-horizontal:left;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Dx2KtQAAAAEAQAADwAAAAAAAAABACAAAAAiAAAAZHJzL2Rvd25yZXYueG1sUEsB&#10;AhQAFAAAAAgAh07iQOvcnwgyAgAAVQQAAA4AAAAAAAAAAQAgAAAAIwEAAGRycy9lMm9Eb2MueG1s&#10;UEsFBgAAAAAGAAYAWQEAAMcFAAAAAA==&#10;">
              <v:fill on="f" focussize="0,0"/>
              <v:stroke on="f"/>
              <v:imagedata o:title=""/>
              <o:lock v:ext="edit" aspectratio="f"/>
              <v:textbox inset="20pt,0mm,0mm,15pt" style="mso-fit-shape-to-text:t;">
                <w:txbxContent>
                  <w:p w14:paraId="7C54D038">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r>
      <w:rPr>
        <w:sz w:val="20"/>
      </w:rPr>
      <w:t xml:space="preserve"> Dell Confidential</w:t>
    </w:r>
    <w:r>
      <w:rPr>
        <w:sz w:val="20"/>
      </w:rPr>
      <w:tab/>
    </w:r>
    <w:r>
      <w:rPr>
        <w:sz w:val="20"/>
      </w:rPr>
      <w:t>-</w:t>
    </w:r>
    <w:r>
      <w:rPr>
        <w:rFonts w:hint="eastAsia"/>
        <w:sz w:val="20"/>
      </w:rPr>
      <w:t>2</w:t>
    </w:r>
    <w:r>
      <w:rPr>
        <w:rStyle w:val="42"/>
        <w:sz w:val="20"/>
      </w:rPr>
      <w:t>-</w:t>
    </w:r>
    <w:r>
      <w:rPr>
        <w:rStyle w:val="42"/>
        <w:sz w:val="20"/>
      </w:rPr>
      <w:tab/>
    </w:r>
    <w:r>
      <w:rPr>
        <w:sz w:val="20"/>
      </w:rPr>
      <w:t xml:space="preserve">OEM China Agreement; </w:t>
    </w:r>
    <w:r>
      <w:rPr>
        <w:rFonts w:hint="eastAsia"/>
        <w:sz w:val="20"/>
      </w:rPr>
      <w:t>Nov.</w:t>
    </w:r>
    <w:r>
      <w:rPr>
        <w:sz w:val="20"/>
      </w:rPr>
      <w:t xml:space="preserve"> 2021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2813">
    <w:pPr>
      <w:pStyle w:val="23"/>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bottom</wp:align>
              </wp:positionV>
              <wp:extent cx="443865" cy="443865"/>
              <wp:effectExtent l="0" t="0" r="2540" b="0"/>
              <wp:wrapNone/>
              <wp:docPr id="5" name="文本框 5"/>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792CCA">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5" o:spid="_x0000_s1026" o:spt="202" type="#_x0000_t202" style="position:absolute;left:0pt;height:34.95pt;width:34.95pt;mso-position-horizontal:left;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NQAZkYvAgAAVAQAAA4AAAAAAAAAAQAgAAAAIAEAAGRycy9lMm9Eb2MueG1sUEsFBgAA&#10;AAAGAAYAWQEAAMEFAAAAAA==&#10;">
              <v:fill on="f" focussize="0,0"/>
              <v:stroke on="f"/>
              <v:imagedata o:title=""/>
              <o:lock v:ext="edit" aspectratio="f"/>
              <v:textbox inset="20pt,0mm,0mm,15pt" style="mso-fit-shape-to-text:t;">
                <w:txbxContent>
                  <w:p w14:paraId="69792CCA">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FE975">
    <w:pPr>
      <w:pStyle w:val="23"/>
    </w:pP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bottom</wp:align>
              </wp:positionV>
              <wp:extent cx="443865" cy="443865"/>
              <wp:effectExtent l="0" t="0" r="2540" b="0"/>
              <wp:wrapNone/>
              <wp:docPr id="3" name="文本框 3"/>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9F1660">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 id="文本框 3" o:spid="_x0000_s1026" o:spt="202" type="#_x0000_t202" style="position:absolute;left:0pt;height:34.95pt;width:34.95pt;mso-position-horizontal:left;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FDptEAAAADAQAADwAAAAAAAAABACAAAAAiAAAAZHJzL2Rvd25yZXYueG1sUEsBAhQAFAAA&#10;AAgAh07iQEXAqEsvAgAAVAQAAA4AAAAAAAAAAQAgAAAAIAEAAGRycy9lMm9Eb2MueG1sUEsFBgAA&#10;AAAGAAYAWQEAAMEFAAAAAA==&#10;">
              <v:fill on="f" focussize="0,0"/>
              <v:stroke on="f"/>
              <v:imagedata o:title=""/>
              <o:lock v:ext="edit" aspectratio="f"/>
              <v:textbox inset="20pt,0mm,0mm,15pt" style="mso-fit-shape-to-text:t;">
                <w:txbxContent>
                  <w:p w14:paraId="079F1660">
                    <w:pPr>
                      <w:rPr>
                        <w:rFonts w:ascii="Calibri" w:hAnsi="Calibri" w:eastAsia="Calibri" w:cs="Calibri"/>
                        <w:color w:val="737373"/>
                        <w:sz w:val="14"/>
                        <w:szCs w:val="14"/>
                      </w:rPr>
                    </w:pPr>
                    <w:r>
                      <w:rPr>
                        <w:rFonts w:ascii="Calibri" w:hAnsi="Calibri" w:eastAsia="Calibri" w:cs="Calibri"/>
                        <w:color w:val="737373"/>
                        <w:sz w:val="14"/>
                        <w:szCs w:val="14"/>
                      </w:rPr>
                      <w:t>Internal Use - Confidential</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A77B">
    <w:pPr>
      <w:jc w:val="right"/>
      <w:rPr>
        <w:rFonts w:eastAsia="PMingLiU"/>
        <w:b/>
        <w:sz w:val="28"/>
      </w:rPr>
    </w:pPr>
    <w:r>
      <w:drawing>
        <wp:inline distT="0" distB="0" distL="0" distR="0">
          <wp:extent cx="840740" cy="4438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40740" cy="443865"/>
                  </a:xfrm>
                  <a:prstGeom prst="rect">
                    <a:avLst/>
                  </a:prstGeom>
                  <a:noFill/>
                  <a:ln>
                    <a:noFill/>
                  </a:ln>
                </pic:spPr>
              </pic:pic>
            </a:graphicData>
          </a:graphic>
        </wp:inline>
      </w:drawing>
    </w:r>
    <w:r>
      <w:tab/>
    </w:r>
    <w:r>
      <w:tab/>
    </w:r>
    <w:r>
      <w:rPr>
        <w:rFonts w:hint="eastAsia"/>
        <w:szCs w:val="16"/>
      </w:rPr>
      <w:t>戴尔协议编号：</w:t>
    </w:r>
    <w:r>
      <w:rPr>
        <w:rFonts w:ascii="宋体" w:hAnsi="宋体"/>
        <w:b/>
        <w:sz w:val="28"/>
        <w:szCs w:val="28"/>
      </w:rPr>
      <w:t>ML_MSA10059651</w:t>
    </w:r>
  </w:p>
  <w:p w14:paraId="41F6F120">
    <w:pPr>
      <w:pStyle w:val="24"/>
      <w:ind w:right="9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3DE4">
    <w:pPr>
      <w:pStyle w:val="66"/>
      <w:ind w:left="-619" w:leftChars="-295" w:firstLine="708" w:firstLineChars="295"/>
    </w:pPr>
    <w:r>
      <w:rPr>
        <w:lang w:eastAsia="zh-CN"/>
      </w:rPr>
      <w:drawing>
        <wp:inline distT="0" distB="0" distL="0" distR="0">
          <wp:extent cx="673100" cy="3543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3100" cy="3543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bullet"/>
      <w:pStyle w:val="110"/>
      <w:lvlText w:val="•"/>
      <w:lvlJc w:val="left"/>
      <w:pPr>
        <w:tabs>
          <w:tab w:val="left" w:pos="720"/>
        </w:tabs>
        <w:ind w:left="720" w:hanging="360"/>
      </w:pPr>
      <w:rPr>
        <w:b/>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lowerLetter"/>
      <w:lvlText w:val="%3."/>
      <w:lvlJc w:val="left"/>
      <w:pPr>
        <w:tabs>
          <w:tab w:val="left" w:pos="1440"/>
        </w:tabs>
        <w:ind w:left="1440" w:hanging="360"/>
      </w:pPr>
    </w:lvl>
    <w:lvl w:ilvl="3" w:tentative="0">
      <w:start w:val="1"/>
      <w:numFmt w:val="lowerRoman"/>
      <w:lvlText w:val="%4."/>
      <w:lvlJc w:val="left"/>
      <w:pPr>
        <w:tabs>
          <w:tab w:val="left" w:pos="1800"/>
        </w:tabs>
        <w:ind w:left="1800" w:hanging="360"/>
      </w:pPr>
    </w:lvl>
    <w:lvl w:ilvl="4" w:tentative="0">
      <w:start w:val="1"/>
      <w:numFmt w:val="lowerLetter"/>
      <w:lvlText w:val="(%5)"/>
      <w:lvlJc w:val="left"/>
      <w:pPr>
        <w:tabs>
          <w:tab w:val="left" w:pos="2160"/>
        </w:tabs>
        <w:ind w:left="2160" w:hanging="360"/>
      </w:pPr>
    </w:lvl>
    <w:lvl w:ilvl="5" w:tentative="0">
      <w:start w:val="1"/>
      <w:numFmt w:val="lowerRoman"/>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lowerLetter"/>
      <w:lvlText w:val="%8."/>
      <w:lvlJc w:val="left"/>
      <w:pPr>
        <w:ind w:left="3240" w:hanging="360"/>
      </w:pPr>
    </w:lvl>
    <w:lvl w:ilvl="8" w:tentative="0">
      <w:start w:val="1"/>
      <w:numFmt w:val="lowerRoman"/>
      <w:lvlText w:val="%9."/>
      <w:lvlJc w:val="left"/>
      <w:pPr>
        <w:ind w:left="3600" w:hanging="360"/>
      </w:pPr>
    </w:lvl>
  </w:abstractNum>
  <w:abstractNum w:abstractNumId="1">
    <w:nsid w:val="00000007"/>
    <w:multiLevelType w:val="multilevel"/>
    <w:tmpl w:val="00000007"/>
    <w:lvl w:ilvl="0" w:tentative="0">
      <w:start w:val="17"/>
      <w:numFmt w:val="decimal"/>
      <w:lvlText w:val="%1"/>
      <w:lvlJc w:val="left"/>
      <w:pPr>
        <w:tabs>
          <w:tab w:val="left" w:pos="360"/>
        </w:tabs>
        <w:ind w:left="360" w:hanging="360"/>
      </w:pPr>
      <w:rPr>
        <w:rFonts w:hint="default"/>
      </w:rPr>
    </w:lvl>
    <w:lvl w:ilvl="1" w:tentative="0">
      <w:start w:val="11"/>
      <w:numFmt w:val="decimal"/>
      <w:lvlText w:val="%1.%2"/>
      <w:lvlJc w:val="left"/>
      <w:pPr>
        <w:tabs>
          <w:tab w:val="left" w:pos="360"/>
        </w:tabs>
        <w:ind w:left="360" w:hanging="36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720"/>
        </w:tabs>
        <w:ind w:left="720" w:hanging="72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2">
    <w:nsid w:val="0000000D"/>
    <w:multiLevelType w:val="multilevel"/>
    <w:tmpl w:val="0000000D"/>
    <w:lvl w:ilvl="0" w:tentative="0">
      <w:start w:val="1"/>
      <w:numFmt w:val="lowerLetter"/>
      <w:lvlText w:val="(%1)"/>
      <w:lvlJc w:val="left"/>
      <w:pPr>
        <w:ind w:left="1080" w:hanging="360"/>
      </w:pPr>
      <w:rPr>
        <w:rFonts w:hint="default"/>
        <w:sz w:val="20"/>
        <w:szCs w:val="2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0000014"/>
    <w:multiLevelType w:val="multilevel"/>
    <w:tmpl w:val="00000014"/>
    <w:lvl w:ilvl="0" w:tentative="0">
      <w:start w:val="5"/>
      <w:numFmt w:val="decimal"/>
      <w:lvlText w:val="%1"/>
      <w:lvlJc w:val="left"/>
      <w:pPr>
        <w:tabs>
          <w:tab w:val="left" w:pos="540"/>
        </w:tabs>
        <w:ind w:left="540" w:hanging="540"/>
      </w:pPr>
      <w:rPr>
        <w:rFonts w:hint="default"/>
      </w:rPr>
    </w:lvl>
    <w:lvl w:ilvl="1" w:tentative="0">
      <w:start w:val="7"/>
      <w:numFmt w:val="decimal"/>
      <w:lvlText w:val="%1.%2"/>
      <w:lvlJc w:val="left"/>
      <w:pPr>
        <w:tabs>
          <w:tab w:val="left" w:pos="540"/>
        </w:tabs>
        <w:ind w:left="540" w:hanging="54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720"/>
        </w:tabs>
        <w:ind w:left="720" w:hanging="72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4">
    <w:nsid w:val="00000016"/>
    <w:multiLevelType w:val="multilevel"/>
    <w:tmpl w:val="00000016"/>
    <w:lvl w:ilvl="0" w:tentative="0">
      <w:start w:val="9"/>
      <w:numFmt w:val="decimal"/>
      <w:lvlText w:val="%1"/>
      <w:lvlJc w:val="left"/>
      <w:pPr>
        <w:tabs>
          <w:tab w:val="left" w:pos="390"/>
        </w:tabs>
        <w:ind w:left="390" w:hanging="390"/>
      </w:pPr>
      <w:rPr>
        <w:rFonts w:hint="default"/>
      </w:rPr>
    </w:lvl>
    <w:lvl w:ilvl="1" w:tentative="0">
      <w:start w:val="1"/>
      <w:numFmt w:val="decimal"/>
      <w:lvlText w:val="%1.%2"/>
      <w:lvlJc w:val="left"/>
      <w:pPr>
        <w:tabs>
          <w:tab w:val="left" w:pos="390"/>
        </w:tabs>
        <w:ind w:left="390" w:hanging="390"/>
      </w:pPr>
      <w:rPr>
        <w:rFonts w:hint="default"/>
        <w:sz w:val="20"/>
        <w:szCs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720"/>
        </w:tabs>
        <w:ind w:left="720" w:hanging="72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5">
    <w:nsid w:val="282F3D0F"/>
    <w:multiLevelType w:val="multilevel"/>
    <w:tmpl w:val="282F3D0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4C0449D"/>
    <w:multiLevelType w:val="multilevel"/>
    <w:tmpl w:val="74C0449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5"/>
  </w:num>
  <w:num w:numId="6">
    <w:abstractNumId w:val="6"/>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证券法务部">
    <w15:presenceInfo w15:providerId="None" w15:userId="证券法务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93"/>
    <w:rsid w:val="00276A93"/>
    <w:rsid w:val="0035606A"/>
    <w:rsid w:val="005E7857"/>
    <w:rsid w:val="00B87A07"/>
    <w:rsid w:val="00CF4AEB"/>
    <w:rsid w:val="00D554BB"/>
    <w:rsid w:val="00EE759D"/>
    <w:rsid w:val="DF0BDB2D"/>
    <w:rsid w:val="FB73B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0"/>
    <w:pPr>
      <w:keepNext/>
      <w:widowControl/>
      <w:spacing w:before="240" w:after="60"/>
      <w:jc w:val="left"/>
      <w:outlineLvl w:val="0"/>
    </w:pPr>
    <w:rPr>
      <w:rFonts w:ascii="Arial" w:hAnsi="Arial" w:eastAsia="宋体" w:cs="Times New Roman"/>
      <w:b/>
      <w:kern w:val="32"/>
      <w:sz w:val="32"/>
      <w:szCs w:val="20"/>
    </w:rPr>
  </w:style>
  <w:style w:type="paragraph" w:styleId="3">
    <w:name w:val="heading 2"/>
    <w:basedOn w:val="1"/>
    <w:next w:val="1"/>
    <w:link w:val="37"/>
    <w:qFormat/>
    <w:uiPriority w:val="0"/>
    <w:pPr>
      <w:keepNext/>
      <w:widowControl/>
      <w:spacing w:before="240" w:after="60"/>
      <w:jc w:val="left"/>
      <w:outlineLvl w:val="1"/>
    </w:pPr>
    <w:rPr>
      <w:rFonts w:ascii="Arial" w:hAnsi="Arial" w:eastAsia="宋体" w:cs="Times New Roman"/>
      <w:b/>
      <w:i/>
      <w:kern w:val="0"/>
      <w:sz w:val="28"/>
      <w:szCs w:val="20"/>
    </w:rPr>
  </w:style>
  <w:style w:type="paragraph" w:styleId="4">
    <w:name w:val="heading 3"/>
    <w:basedOn w:val="1"/>
    <w:next w:val="1"/>
    <w:link w:val="38"/>
    <w:qFormat/>
    <w:uiPriority w:val="0"/>
    <w:pPr>
      <w:keepNext/>
      <w:widowControl/>
      <w:spacing w:before="240" w:after="60"/>
      <w:jc w:val="left"/>
      <w:outlineLvl w:val="2"/>
    </w:pPr>
    <w:rPr>
      <w:rFonts w:ascii="Arial" w:hAnsi="Arial" w:eastAsia="宋体" w:cs="Times New Roman"/>
      <w:b/>
      <w:kern w:val="0"/>
      <w:sz w:val="26"/>
      <w:szCs w:val="20"/>
    </w:rPr>
  </w:style>
  <w:style w:type="paragraph" w:styleId="5">
    <w:name w:val="heading 5"/>
    <w:basedOn w:val="1"/>
    <w:next w:val="1"/>
    <w:link w:val="39"/>
    <w:qFormat/>
    <w:uiPriority w:val="0"/>
    <w:pPr>
      <w:widowControl/>
      <w:autoSpaceDE w:val="0"/>
      <w:autoSpaceDN w:val="0"/>
      <w:adjustRightInd w:val="0"/>
      <w:jc w:val="left"/>
      <w:outlineLvl w:val="4"/>
    </w:pPr>
    <w:rPr>
      <w:rFonts w:ascii="Arial" w:hAnsi="Arial" w:eastAsia="宋体" w:cs="Times New Roman"/>
      <w:kern w:val="0"/>
      <w:sz w:val="24"/>
      <w:szCs w:val="20"/>
    </w:rPr>
  </w:style>
  <w:style w:type="paragraph" w:styleId="6">
    <w:name w:val="heading 6"/>
    <w:basedOn w:val="1"/>
    <w:next w:val="1"/>
    <w:link w:val="40"/>
    <w:qFormat/>
    <w:uiPriority w:val="0"/>
    <w:pPr>
      <w:widowControl/>
      <w:spacing w:before="240" w:after="60"/>
      <w:jc w:val="left"/>
      <w:outlineLvl w:val="5"/>
    </w:pPr>
    <w:rPr>
      <w:rFonts w:ascii="Times New Roman" w:hAnsi="Times New Roman" w:eastAsia="宋体" w:cs="Times New Roman"/>
      <w:b/>
      <w:kern w:val="0"/>
      <w:sz w:val="22"/>
      <w:szCs w:val="20"/>
    </w:rPr>
  </w:style>
  <w:style w:type="paragraph" w:styleId="7">
    <w:name w:val="heading 8"/>
    <w:basedOn w:val="1"/>
    <w:next w:val="1"/>
    <w:link w:val="41"/>
    <w:qFormat/>
    <w:uiPriority w:val="0"/>
    <w:pPr>
      <w:widowControl/>
      <w:spacing w:before="240" w:after="60"/>
      <w:jc w:val="left"/>
      <w:outlineLvl w:val="7"/>
    </w:pPr>
    <w:rPr>
      <w:rFonts w:ascii="Times New Roman" w:hAnsi="Times New Roman" w:eastAsia="宋体" w:cs="Times New Roman"/>
      <w:i/>
      <w:kern w:val="0"/>
      <w:sz w:val="24"/>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48"/>
    <w:uiPriority w:val="0"/>
    <w:pPr>
      <w:widowControl/>
      <w:jc w:val="left"/>
    </w:pPr>
    <w:rPr>
      <w:rFonts w:ascii="Tahoma" w:hAnsi="Tahoma" w:eastAsia="宋体" w:cs="Tahoma"/>
      <w:kern w:val="0"/>
      <w:sz w:val="16"/>
      <w:szCs w:val="16"/>
    </w:rPr>
  </w:style>
  <w:style w:type="paragraph" w:styleId="11">
    <w:name w:val="Body Text"/>
    <w:basedOn w:val="1"/>
    <w:link w:val="140"/>
    <w:uiPriority w:val="0"/>
    <w:pPr>
      <w:widowControl/>
    </w:pPr>
    <w:rPr>
      <w:rFonts w:ascii="Times New Roman" w:hAnsi="Times New Roman" w:eastAsia="宋体" w:cs="Times New Roman"/>
      <w:kern w:val="0"/>
      <w:sz w:val="20"/>
      <w:szCs w:val="20"/>
    </w:rPr>
  </w:style>
  <w:style w:type="paragraph" w:styleId="12">
    <w:name w:val="Body Text 3"/>
    <w:basedOn w:val="1"/>
    <w:link w:val="142"/>
    <w:uiPriority w:val="0"/>
    <w:pPr>
      <w:widowControl/>
      <w:spacing w:after="120"/>
      <w:jc w:val="left"/>
    </w:pPr>
    <w:rPr>
      <w:rFonts w:ascii="Times New Roman" w:hAnsi="Times New Roman" w:eastAsia="宋体" w:cs="Times New Roman"/>
      <w:kern w:val="0"/>
      <w:sz w:val="16"/>
      <w:szCs w:val="16"/>
    </w:rPr>
  </w:style>
  <w:style w:type="paragraph" w:styleId="13">
    <w:name w:val="Body Text Indent"/>
    <w:basedOn w:val="1"/>
    <w:link w:val="139"/>
    <w:uiPriority w:val="0"/>
    <w:pPr>
      <w:tabs>
        <w:tab w:val="left" w:pos="-720"/>
      </w:tabs>
      <w:suppressAutoHyphens/>
    </w:pPr>
    <w:rPr>
      <w:rFonts w:ascii="Times New Roman" w:hAnsi="Times New Roman" w:eastAsia="宋体" w:cs="Times New Roman"/>
      <w:spacing w:val="-3"/>
      <w:kern w:val="0"/>
      <w:sz w:val="20"/>
      <w:szCs w:val="20"/>
    </w:rPr>
  </w:style>
  <w:style w:type="paragraph" w:styleId="14">
    <w:name w:val="Body Text Indent 2"/>
    <w:basedOn w:val="1"/>
    <w:link w:val="141"/>
    <w:uiPriority w:val="0"/>
    <w:pPr>
      <w:widowControl/>
      <w:spacing w:after="120" w:line="480" w:lineRule="auto"/>
      <w:ind w:left="360"/>
      <w:jc w:val="left"/>
    </w:pPr>
    <w:rPr>
      <w:rFonts w:ascii="Times New Roman" w:hAnsi="Times New Roman" w:eastAsia="宋体" w:cs="Times New Roman"/>
      <w:kern w:val="0"/>
      <w:sz w:val="24"/>
      <w:szCs w:val="20"/>
    </w:rPr>
  </w:style>
  <w:style w:type="paragraph" w:styleId="15">
    <w:name w:val="Body Text Indent 3"/>
    <w:basedOn w:val="1"/>
    <w:link w:val="146"/>
    <w:uiPriority w:val="0"/>
    <w:pPr>
      <w:widowControl/>
      <w:ind w:left="720"/>
    </w:pPr>
    <w:rPr>
      <w:rFonts w:ascii="Arial" w:hAnsi="Arial" w:eastAsia="宋体" w:cs="Times New Roman"/>
      <w:kern w:val="0"/>
      <w:sz w:val="18"/>
      <w:szCs w:val="20"/>
    </w:rPr>
  </w:style>
  <w:style w:type="character" w:styleId="16">
    <w:name w:val="annotation reference"/>
    <w:uiPriority w:val="0"/>
    <w:rPr>
      <w:sz w:val="16"/>
      <w:szCs w:val="16"/>
    </w:rPr>
  </w:style>
  <w:style w:type="paragraph" w:styleId="17">
    <w:name w:val="annotation text"/>
    <w:basedOn w:val="1"/>
    <w:link w:val="149"/>
    <w:uiPriority w:val="0"/>
    <w:pPr>
      <w:widowControl/>
      <w:jc w:val="left"/>
    </w:pPr>
    <w:rPr>
      <w:rFonts w:ascii="Times New Roman" w:hAnsi="Times New Roman" w:eastAsia="宋体" w:cs="Times New Roman"/>
      <w:kern w:val="0"/>
      <w:sz w:val="20"/>
      <w:szCs w:val="20"/>
    </w:rPr>
  </w:style>
  <w:style w:type="paragraph" w:styleId="18">
    <w:name w:val="annotation subject"/>
    <w:basedOn w:val="17"/>
    <w:next w:val="17"/>
    <w:link w:val="150"/>
    <w:uiPriority w:val="0"/>
    <w:rPr>
      <w:b/>
      <w:bCs/>
    </w:rPr>
  </w:style>
  <w:style w:type="paragraph" w:styleId="19">
    <w:name w:val="Date"/>
    <w:basedOn w:val="1"/>
    <w:next w:val="1"/>
    <w:link w:val="151"/>
    <w:uiPriority w:val="0"/>
    <w:pPr>
      <w:widowControl/>
      <w:jc w:val="left"/>
    </w:pPr>
    <w:rPr>
      <w:rFonts w:ascii="Times New Roman" w:hAnsi="Times New Roman" w:eastAsia="宋体" w:cs="Times New Roman"/>
      <w:kern w:val="0"/>
      <w:sz w:val="24"/>
      <w:szCs w:val="20"/>
    </w:rPr>
  </w:style>
  <w:style w:type="paragraph" w:styleId="20">
    <w:name w:val="Document Map"/>
    <w:basedOn w:val="1"/>
    <w:link w:val="145"/>
    <w:uiPriority w:val="0"/>
    <w:pPr>
      <w:widowControl/>
      <w:jc w:val="left"/>
    </w:pPr>
    <w:rPr>
      <w:rFonts w:ascii="Tahoma" w:hAnsi="Tahoma" w:eastAsia="宋体" w:cs="Tahoma"/>
      <w:kern w:val="0"/>
      <w:sz w:val="16"/>
      <w:szCs w:val="16"/>
    </w:rPr>
  </w:style>
  <w:style w:type="character" w:styleId="21">
    <w:name w:val="Emphasis"/>
    <w:qFormat/>
    <w:uiPriority w:val="0"/>
    <w:rPr>
      <w:b/>
    </w:rPr>
  </w:style>
  <w:style w:type="character" w:styleId="22">
    <w:name w:val="FollowedHyperlink"/>
    <w:uiPriority w:val="0"/>
    <w:rPr>
      <w:rFonts w:cs="Times New Roman"/>
      <w:color w:val="800080"/>
      <w:u w:val="single"/>
    </w:rPr>
  </w:style>
  <w:style w:type="paragraph" w:styleId="23">
    <w:name w:val="footer"/>
    <w:basedOn w:val="1"/>
    <w:link w:val="131"/>
    <w:uiPriority w:val="0"/>
    <w:pPr>
      <w:widowControl/>
      <w:tabs>
        <w:tab w:val="center" w:pos="4320"/>
        <w:tab w:val="right" w:pos="8640"/>
      </w:tabs>
      <w:jc w:val="left"/>
    </w:pPr>
    <w:rPr>
      <w:rFonts w:ascii="Times New Roman" w:hAnsi="Times New Roman" w:eastAsia="宋体" w:cs="Times New Roman"/>
      <w:kern w:val="0"/>
      <w:sz w:val="24"/>
      <w:szCs w:val="20"/>
    </w:rPr>
  </w:style>
  <w:style w:type="paragraph" w:styleId="24">
    <w:name w:val="header"/>
    <w:basedOn w:val="1"/>
    <w:link w:val="130"/>
    <w:uiPriority w:val="0"/>
    <w:pPr>
      <w:widowControl/>
      <w:tabs>
        <w:tab w:val="center" w:pos="4320"/>
        <w:tab w:val="right" w:pos="8640"/>
      </w:tabs>
      <w:jc w:val="left"/>
    </w:pPr>
    <w:rPr>
      <w:rFonts w:ascii="Times New Roman" w:hAnsi="Times New Roman" w:eastAsia="宋体" w:cs="Times New Roman"/>
      <w:kern w:val="0"/>
      <w:sz w:val="24"/>
      <w:szCs w:val="20"/>
    </w:rPr>
  </w:style>
  <w:style w:type="paragraph" w:styleId="25">
    <w:name w:val="HTML Preformatted"/>
    <w:basedOn w:val="1"/>
    <w:link w:val="144"/>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宋体" w:cs="Courier New"/>
      <w:kern w:val="0"/>
      <w:sz w:val="18"/>
      <w:szCs w:val="18"/>
    </w:rPr>
  </w:style>
  <w:style w:type="character" w:styleId="26">
    <w:name w:val="Hyperlink"/>
    <w:uiPriority w:val="0"/>
    <w:rPr>
      <w:color w:val="0000FF"/>
      <w:u w:val="single"/>
    </w:rPr>
  </w:style>
  <w:style w:type="paragraph" w:styleId="27">
    <w:name w:val="List Bullet"/>
    <w:basedOn w:val="1"/>
    <w:autoRedefine/>
    <w:uiPriority w:val="0"/>
    <w:pPr>
      <w:widowControl/>
      <w:ind w:left="360"/>
    </w:pPr>
    <w:rPr>
      <w:rFonts w:ascii="Arial" w:hAnsi="Arial" w:eastAsia="宋体" w:cs="Arial"/>
      <w:kern w:val="0"/>
      <w:sz w:val="20"/>
      <w:szCs w:val="20"/>
    </w:rPr>
  </w:style>
  <w:style w:type="paragraph" w:styleId="28">
    <w:name w:val="Normal (Web)"/>
    <w:basedOn w:val="1"/>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styleId="29">
    <w:name w:val="page number"/>
    <w:uiPriority w:val="0"/>
    <w:rPr>
      <w:rFonts w:cs="Times New Roman"/>
    </w:rPr>
  </w:style>
  <w:style w:type="paragraph" w:styleId="30">
    <w:name w:val="Salutation"/>
    <w:basedOn w:val="1"/>
    <w:next w:val="1"/>
    <w:link w:val="138"/>
    <w:uiPriority w:val="0"/>
    <w:pPr>
      <w:widowControl/>
      <w:jc w:val="left"/>
    </w:pPr>
    <w:rPr>
      <w:rFonts w:ascii="Times New Roman" w:hAnsi="Times New Roman" w:eastAsia="宋体" w:cs="Times New Roman"/>
      <w:kern w:val="0"/>
      <w:sz w:val="24"/>
      <w:szCs w:val="20"/>
    </w:rPr>
  </w:style>
  <w:style w:type="character" w:styleId="31">
    <w:name w:val="Strong"/>
    <w:qFormat/>
    <w:uiPriority w:val="0"/>
    <w:rPr>
      <w:b/>
    </w:rPr>
  </w:style>
  <w:style w:type="paragraph" w:styleId="32">
    <w:name w:val="Title"/>
    <w:basedOn w:val="1"/>
    <w:link w:val="143"/>
    <w:qFormat/>
    <w:uiPriority w:val="0"/>
    <w:pPr>
      <w:keepNext/>
      <w:widowControl/>
      <w:spacing w:before="480" w:after="240" w:line="480" w:lineRule="atLeast"/>
      <w:ind w:left="2160"/>
      <w:jc w:val="center"/>
    </w:pPr>
    <w:rPr>
      <w:rFonts w:ascii="Times New Roman" w:hAnsi="Times New Roman" w:eastAsia="宋体" w:cs="Times New Roman"/>
      <w:b/>
      <w:color w:val="000000"/>
      <w:kern w:val="0"/>
      <w:sz w:val="36"/>
      <w:szCs w:val="20"/>
    </w:rPr>
  </w:style>
  <w:style w:type="paragraph" w:styleId="33">
    <w:name w:val="toc 1"/>
    <w:basedOn w:val="1"/>
    <w:next w:val="1"/>
    <w:uiPriority w:val="0"/>
    <w:pPr>
      <w:widowControl/>
      <w:spacing w:before="120" w:after="120"/>
      <w:jc w:val="left"/>
    </w:pPr>
    <w:rPr>
      <w:rFonts w:ascii="Times New Roman" w:hAnsi="Times New Roman" w:eastAsia="宋体" w:cs="Times New Roman"/>
      <w:b/>
      <w:caps/>
      <w:kern w:val="0"/>
      <w:sz w:val="20"/>
      <w:szCs w:val="20"/>
    </w:rPr>
  </w:style>
  <w:style w:type="paragraph" w:styleId="34">
    <w:name w:val="toc 2"/>
    <w:basedOn w:val="1"/>
    <w:next w:val="1"/>
    <w:uiPriority w:val="0"/>
    <w:pPr>
      <w:widowControl/>
      <w:ind w:left="200"/>
      <w:jc w:val="left"/>
    </w:pPr>
    <w:rPr>
      <w:rFonts w:ascii="Times New Roman" w:hAnsi="Times New Roman" w:eastAsia="宋体" w:cs="Times New Roman"/>
      <w:smallCaps/>
      <w:kern w:val="0"/>
      <w:sz w:val="20"/>
      <w:szCs w:val="20"/>
    </w:rPr>
  </w:style>
  <w:style w:type="paragraph" w:styleId="35">
    <w:name w:val="toc 3"/>
    <w:basedOn w:val="1"/>
    <w:next w:val="1"/>
    <w:uiPriority w:val="0"/>
    <w:pPr>
      <w:widowControl/>
      <w:ind w:left="400"/>
      <w:jc w:val="left"/>
    </w:pPr>
    <w:rPr>
      <w:rFonts w:ascii="Times New Roman" w:hAnsi="Times New Roman" w:eastAsia="宋体" w:cs="Times New Roman"/>
      <w:i/>
      <w:kern w:val="0"/>
      <w:sz w:val="20"/>
      <w:szCs w:val="20"/>
    </w:rPr>
  </w:style>
  <w:style w:type="character" w:customStyle="1" w:styleId="36">
    <w:name w:val="标题 1 字符"/>
    <w:basedOn w:val="8"/>
    <w:link w:val="2"/>
    <w:uiPriority w:val="0"/>
    <w:rPr>
      <w:rFonts w:ascii="Arial" w:hAnsi="Arial" w:eastAsia="宋体" w:cs="Times New Roman"/>
      <w:b/>
      <w:kern w:val="32"/>
      <w:sz w:val="32"/>
      <w:szCs w:val="20"/>
    </w:rPr>
  </w:style>
  <w:style w:type="character" w:customStyle="1" w:styleId="37">
    <w:name w:val="标题 2 字符"/>
    <w:basedOn w:val="8"/>
    <w:link w:val="3"/>
    <w:uiPriority w:val="0"/>
    <w:rPr>
      <w:rFonts w:ascii="Arial" w:hAnsi="Arial" w:eastAsia="宋体" w:cs="Times New Roman"/>
      <w:b/>
      <w:i/>
      <w:kern w:val="0"/>
      <w:sz w:val="28"/>
      <w:szCs w:val="20"/>
    </w:rPr>
  </w:style>
  <w:style w:type="character" w:customStyle="1" w:styleId="38">
    <w:name w:val="标题 3 字符"/>
    <w:basedOn w:val="8"/>
    <w:link w:val="4"/>
    <w:uiPriority w:val="0"/>
    <w:rPr>
      <w:rFonts w:ascii="Arial" w:hAnsi="Arial" w:eastAsia="宋体" w:cs="Times New Roman"/>
      <w:b/>
      <w:kern w:val="0"/>
      <w:sz w:val="26"/>
      <w:szCs w:val="20"/>
    </w:rPr>
  </w:style>
  <w:style w:type="character" w:customStyle="1" w:styleId="39">
    <w:name w:val="标题 5 字符"/>
    <w:basedOn w:val="8"/>
    <w:link w:val="5"/>
    <w:uiPriority w:val="0"/>
    <w:rPr>
      <w:rFonts w:ascii="Arial" w:hAnsi="Arial" w:eastAsia="宋体" w:cs="Times New Roman"/>
      <w:kern w:val="0"/>
      <w:sz w:val="24"/>
      <w:szCs w:val="20"/>
    </w:rPr>
  </w:style>
  <w:style w:type="character" w:customStyle="1" w:styleId="40">
    <w:name w:val="标题 6 字符"/>
    <w:basedOn w:val="8"/>
    <w:link w:val="6"/>
    <w:uiPriority w:val="0"/>
    <w:rPr>
      <w:rFonts w:ascii="Times New Roman" w:hAnsi="Times New Roman" w:eastAsia="宋体" w:cs="Times New Roman"/>
      <w:b/>
      <w:kern w:val="0"/>
      <w:sz w:val="22"/>
      <w:szCs w:val="20"/>
    </w:rPr>
  </w:style>
  <w:style w:type="character" w:customStyle="1" w:styleId="41">
    <w:name w:val="标题 8 字符"/>
    <w:basedOn w:val="8"/>
    <w:link w:val="7"/>
    <w:uiPriority w:val="0"/>
    <w:rPr>
      <w:rFonts w:ascii="Times New Roman" w:hAnsi="Times New Roman" w:eastAsia="宋体" w:cs="Times New Roman"/>
      <w:i/>
      <w:kern w:val="0"/>
      <w:sz w:val="24"/>
      <w:szCs w:val="20"/>
    </w:rPr>
  </w:style>
  <w:style w:type="character" w:customStyle="1" w:styleId="42">
    <w:name w:val="Page Number1"/>
    <w:basedOn w:val="8"/>
    <w:uiPriority w:val="0"/>
  </w:style>
  <w:style w:type="character" w:customStyle="1" w:styleId="43">
    <w:name w:val="Title Char"/>
    <w:link w:val="44"/>
    <w:uiPriority w:val="0"/>
    <w:rPr>
      <w:b/>
      <w:snapToGrid w:val="0"/>
      <w:color w:val="000000"/>
      <w:sz w:val="36"/>
      <w:lang w:eastAsia="en-US"/>
    </w:rPr>
  </w:style>
  <w:style w:type="paragraph" w:customStyle="1" w:styleId="44">
    <w:name w:val="Title1"/>
    <w:basedOn w:val="1"/>
    <w:link w:val="43"/>
    <w:uiPriority w:val="0"/>
    <w:pPr>
      <w:keepNext/>
      <w:widowControl/>
      <w:spacing w:before="480" w:after="240" w:line="480" w:lineRule="atLeast"/>
      <w:ind w:left="2160"/>
      <w:jc w:val="center"/>
    </w:pPr>
    <w:rPr>
      <w:b/>
      <w:snapToGrid w:val="0"/>
      <w:color w:val="000000"/>
      <w:sz w:val="36"/>
      <w:lang w:eastAsia="en-US"/>
    </w:rPr>
  </w:style>
  <w:style w:type="character" w:customStyle="1" w:styleId="45">
    <w:name w:val="Char Char11"/>
    <w:uiPriority w:val="0"/>
    <w:rPr>
      <w:rFonts w:ascii="Cambria" w:hAnsi="Cambria"/>
      <w:b/>
      <w:kern w:val="32"/>
      <w:sz w:val="32"/>
    </w:rPr>
  </w:style>
  <w:style w:type="character" w:customStyle="1" w:styleId="46">
    <w:name w:val="Char Char2"/>
    <w:uiPriority w:val="0"/>
    <w:rPr>
      <w:sz w:val="2"/>
    </w:rPr>
  </w:style>
  <w:style w:type="character" w:customStyle="1" w:styleId="47">
    <w:name w:val="Char Char10"/>
    <w:uiPriority w:val="0"/>
    <w:rPr>
      <w:rFonts w:ascii="Cambria" w:hAnsi="Cambria"/>
      <w:b/>
      <w:color w:val="4F81BD"/>
      <w:sz w:val="26"/>
    </w:rPr>
  </w:style>
  <w:style w:type="character" w:customStyle="1" w:styleId="48">
    <w:name w:val="Comment Subject Char"/>
    <w:link w:val="49"/>
    <w:uiPriority w:val="0"/>
    <w:rPr>
      <w:b/>
      <w:lang w:eastAsia="en-US"/>
    </w:rPr>
  </w:style>
  <w:style w:type="paragraph" w:customStyle="1" w:styleId="49">
    <w:name w:val="Comment Subject1"/>
    <w:basedOn w:val="50"/>
    <w:next w:val="50"/>
    <w:link w:val="48"/>
    <w:uiPriority w:val="0"/>
    <w:pPr>
      <w:widowControl/>
    </w:pPr>
    <w:rPr>
      <w:b/>
    </w:rPr>
  </w:style>
  <w:style w:type="paragraph" w:customStyle="1" w:styleId="50">
    <w:name w:val="Comment Text1"/>
    <w:basedOn w:val="1"/>
    <w:link w:val="51"/>
    <w:uiPriority w:val="0"/>
    <w:pPr>
      <w:jc w:val="left"/>
    </w:pPr>
    <w:rPr>
      <w:lang w:eastAsia="en-US"/>
    </w:rPr>
  </w:style>
  <w:style w:type="character" w:customStyle="1" w:styleId="51">
    <w:name w:val="Comment Text Char"/>
    <w:link w:val="50"/>
    <w:uiPriority w:val="0"/>
    <w:rPr>
      <w:lang w:eastAsia="en-US"/>
    </w:rPr>
  </w:style>
  <w:style w:type="character" w:customStyle="1" w:styleId="52">
    <w:name w:val="DellBody Char"/>
    <w:link w:val="53"/>
    <w:uiPriority w:val="0"/>
    <w:rPr>
      <w:rFonts w:ascii="Arial" w:hAnsi="Arial"/>
      <w:sz w:val="18"/>
      <w:lang w:eastAsia="en-US"/>
    </w:rPr>
  </w:style>
  <w:style w:type="paragraph" w:customStyle="1" w:styleId="53">
    <w:name w:val="DellBody"/>
    <w:basedOn w:val="1"/>
    <w:link w:val="52"/>
    <w:uiPriority w:val="0"/>
    <w:pPr>
      <w:widowControl/>
      <w:spacing w:before="100" w:beforeAutospacing="1" w:after="100" w:afterAutospacing="1"/>
      <w:ind w:left="360"/>
      <w:jc w:val="left"/>
    </w:pPr>
    <w:rPr>
      <w:rFonts w:ascii="Arial" w:hAnsi="Arial"/>
      <w:sz w:val="18"/>
      <w:lang w:eastAsia="en-US"/>
    </w:rPr>
  </w:style>
  <w:style w:type="character" w:customStyle="1" w:styleId="54">
    <w:name w:val="DellDisclaimer Char"/>
    <w:link w:val="55"/>
    <w:uiPriority w:val="0"/>
    <w:rPr>
      <w:rFonts w:ascii="Arial" w:hAnsi="Arial"/>
      <w:sz w:val="18"/>
      <w:lang w:eastAsia="en-US"/>
    </w:rPr>
  </w:style>
  <w:style w:type="paragraph" w:customStyle="1" w:styleId="55">
    <w:name w:val="DellDisclaimer"/>
    <w:basedOn w:val="1"/>
    <w:link w:val="54"/>
    <w:uiPriority w:val="0"/>
    <w:pPr>
      <w:keepNext/>
      <w:widowControl/>
      <w:spacing w:before="100" w:after="100"/>
      <w:ind w:left="360"/>
    </w:pPr>
    <w:rPr>
      <w:rFonts w:ascii="Arial" w:hAnsi="Arial"/>
      <w:sz w:val="18"/>
      <w:lang w:eastAsia="en-US"/>
    </w:rPr>
  </w:style>
  <w:style w:type="character" w:customStyle="1" w:styleId="56">
    <w:name w:val="HTML Preformatted Char"/>
    <w:link w:val="57"/>
    <w:uiPriority w:val="0"/>
    <w:rPr>
      <w:rFonts w:ascii="Courier New" w:hAnsi="Courier New"/>
      <w:sz w:val="18"/>
      <w:lang w:eastAsia="en-US"/>
    </w:rPr>
  </w:style>
  <w:style w:type="paragraph" w:customStyle="1" w:styleId="57">
    <w:name w:val="HTML Preformatted1"/>
    <w:basedOn w:val="1"/>
    <w:link w:val="56"/>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sz w:val="18"/>
      <w:lang w:eastAsia="en-US"/>
    </w:rPr>
  </w:style>
  <w:style w:type="character" w:customStyle="1" w:styleId="58">
    <w:name w:val="DellTitle1 Char"/>
    <w:link w:val="59"/>
    <w:uiPriority w:val="0"/>
    <w:rPr>
      <w:rFonts w:ascii="Arial" w:hAnsi="Arial"/>
      <w:b/>
      <w:color w:val="FFFFFF"/>
      <w:sz w:val="18"/>
      <w:shd w:val="clear" w:color="auto" w:fill="0066CC"/>
      <w:lang w:eastAsia="en-US"/>
    </w:rPr>
  </w:style>
  <w:style w:type="paragraph" w:customStyle="1" w:styleId="59">
    <w:name w:val="DellTitle1"/>
    <w:basedOn w:val="1"/>
    <w:link w:val="58"/>
    <w:uiPriority w:val="0"/>
    <w:pPr>
      <w:widowControl/>
      <w:shd w:val="clear" w:color="auto" w:fill="0066CC"/>
      <w:spacing w:before="120" w:after="60"/>
      <w:jc w:val="center"/>
    </w:pPr>
    <w:rPr>
      <w:rFonts w:ascii="Arial" w:hAnsi="Arial"/>
      <w:b/>
      <w:color w:val="FFFFFF"/>
      <w:sz w:val="18"/>
      <w:lang w:eastAsia="en-US"/>
    </w:rPr>
  </w:style>
  <w:style w:type="character" w:customStyle="1" w:styleId="60">
    <w:name w:val="Comment Reference1"/>
    <w:uiPriority w:val="0"/>
    <w:rPr>
      <w:sz w:val="16"/>
    </w:rPr>
  </w:style>
  <w:style w:type="character" w:customStyle="1" w:styleId="61">
    <w:name w:val="DellLink Char"/>
    <w:link w:val="62"/>
    <w:uiPriority w:val="0"/>
    <w:rPr>
      <w:rFonts w:ascii="Arial" w:hAnsi="Arial"/>
      <w:b/>
      <w:color w:val="0000FF"/>
      <w:sz w:val="18"/>
      <w:u w:val="single"/>
      <w:lang w:eastAsia="en-US"/>
    </w:rPr>
  </w:style>
  <w:style w:type="paragraph" w:customStyle="1" w:styleId="62">
    <w:name w:val="DellLink"/>
    <w:basedOn w:val="1"/>
    <w:link w:val="61"/>
    <w:uiPriority w:val="0"/>
    <w:pPr>
      <w:widowControl/>
      <w:spacing w:before="100" w:after="100"/>
      <w:ind w:left="360"/>
    </w:pPr>
    <w:rPr>
      <w:rFonts w:ascii="Arial" w:hAnsi="Arial"/>
      <w:b/>
      <w:color w:val="0000FF"/>
      <w:sz w:val="18"/>
      <w:u w:val="single"/>
      <w:lang w:eastAsia="en-US"/>
    </w:rPr>
  </w:style>
  <w:style w:type="character" w:customStyle="1" w:styleId="63">
    <w:name w:val="Footer Char"/>
    <w:link w:val="64"/>
    <w:uiPriority w:val="0"/>
    <w:rPr>
      <w:sz w:val="24"/>
      <w:lang w:eastAsia="en-US"/>
    </w:rPr>
  </w:style>
  <w:style w:type="paragraph" w:customStyle="1" w:styleId="64">
    <w:name w:val="Footer1"/>
    <w:basedOn w:val="1"/>
    <w:link w:val="63"/>
    <w:uiPriority w:val="0"/>
    <w:pPr>
      <w:widowControl/>
      <w:tabs>
        <w:tab w:val="center" w:pos="4320"/>
        <w:tab w:val="right" w:pos="8640"/>
      </w:tabs>
      <w:jc w:val="left"/>
    </w:pPr>
    <w:rPr>
      <w:sz w:val="24"/>
      <w:lang w:eastAsia="en-US"/>
    </w:rPr>
  </w:style>
  <w:style w:type="character" w:customStyle="1" w:styleId="65">
    <w:name w:val="Header Char"/>
    <w:link w:val="66"/>
    <w:uiPriority w:val="0"/>
    <w:rPr>
      <w:sz w:val="24"/>
      <w:lang w:eastAsia="en-US"/>
    </w:rPr>
  </w:style>
  <w:style w:type="paragraph" w:customStyle="1" w:styleId="66">
    <w:name w:val="Header1"/>
    <w:basedOn w:val="1"/>
    <w:link w:val="65"/>
    <w:uiPriority w:val="0"/>
    <w:pPr>
      <w:widowControl/>
      <w:tabs>
        <w:tab w:val="center" w:pos="4320"/>
        <w:tab w:val="right" w:pos="8640"/>
      </w:tabs>
      <w:jc w:val="left"/>
    </w:pPr>
    <w:rPr>
      <w:sz w:val="24"/>
      <w:lang w:eastAsia="en-US"/>
    </w:rPr>
  </w:style>
  <w:style w:type="character" w:customStyle="1" w:styleId="67">
    <w:name w:val="para_small"/>
    <w:basedOn w:val="8"/>
    <w:uiPriority w:val="0"/>
  </w:style>
  <w:style w:type="character" w:customStyle="1" w:styleId="68">
    <w:name w:val="Char Char4"/>
    <w:uiPriority w:val="0"/>
    <w:rPr>
      <w:sz w:val="20"/>
    </w:rPr>
  </w:style>
  <w:style w:type="character" w:customStyle="1" w:styleId="69">
    <w:name w:val="Body Text Indent 2 Char"/>
    <w:link w:val="70"/>
    <w:uiPriority w:val="0"/>
    <w:rPr>
      <w:sz w:val="24"/>
      <w:lang w:eastAsia="en-US"/>
    </w:rPr>
  </w:style>
  <w:style w:type="paragraph" w:customStyle="1" w:styleId="70">
    <w:name w:val="Body Text Indent 21"/>
    <w:basedOn w:val="1"/>
    <w:link w:val="69"/>
    <w:uiPriority w:val="0"/>
    <w:pPr>
      <w:widowControl/>
      <w:spacing w:after="120" w:line="480" w:lineRule="auto"/>
      <w:ind w:left="360"/>
      <w:jc w:val="left"/>
    </w:pPr>
    <w:rPr>
      <w:sz w:val="24"/>
      <w:lang w:eastAsia="en-US"/>
    </w:rPr>
  </w:style>
  <w:style w:type="character" w:customStyle="1" w:styleId="71">
    <w:name w:val="DellFooter Char"/>
    <w:link w:val="72"/>
    <w:uiPriority w:val="0"/>
    <w:rPr>
      <w:rFonts w:ascii="Arial" w:hAnsi="Arial"/>
      <w:sz w:val="18"/>
      <w:lang w:eastAsia="en-US"/>
    </w:rPr>
  </w:style>
  <w:style w:type="paragraph" w:customStyle="1" w:styleId="72">
    <w:name w:val="DellFooter"/>
    <w:basedOn w:val="1"/>
    <w:link w:val="71"/>
    <w:uiPriority w:val="0"/>
    <w:pPr>
      <w:tabs>
        <w:tab w:val="right" w:pos="10080"/>
      </w:tabs>
      <w:suppressAutoHyphens/>
      <w:spacing w:before="40" w:after="40"/>
      <w:ind w:left="360"/>
    </w:pPr>
    <w:rPr>
      <w:rFonts w:ascii="Arial" w:hAnsi="Arial"/>
      <w:sz w:val="18"/>
      <w:lang w:eastAsia="en-US"/>
    </w:rPr>
  </w:style>
  <w:style w:type="character" w:customStyle="1" w:styleId="73">
    <w:name w:val="DellHeader Char"/>
    <w:link w:val="74"/>
    <w:uiPriority w:val="0"/>
    <w:rPr>
      <w:rFonts w:ascii="Arial" w:hAnsi="Arial"/>
      <w:b/>
      <w:sz w:val="18"/>
      <w:lang w:eastAsia="en-US"/>
    </w:rPr>
  </w:style>
  <w:style w:type="paragraph" w:customStyle="1" w:styleId="74">
    <w:name w:val="DellHeader"/>
    <w:basedOn w:val="1"/>
    <w:link w:val="73"/>
    <w:uiPriority w:val="0"/>
    <w:pPr>
      <w:keepNext/>
      <w:widowControl/>
      <w:spacing w:before="240" w:after="240"/>
      <w:jc w:val="left"/>
    </w:pPr>
    <w:rPr>
      <w:rFonts w:ascii="Arial" w:hAnsi="Arial"/>
      <w:b/>
      <w:sz w:val="18"/>
      <w:lang w:eastAsia="en-US"/>
    </w:rPr>
  </w:style>
  <w:style w:type="character" w:customStyle="1" w:styleId="75">
    <w:name w:val="Char Char8"/>
    <w:uiPriority w:val="0"/>
    <w:rPr>
      <w:sz w:val="24"/>
    </w:rPr>
  </w:style>
  <w:style w:type="character" w:customStyle="1" w:styleId="76">
    <w:name w:val="Body Text Indent 3 Char1"/>
    <w:link w:val="77"/>
    <w:uiPriority w:val="0"/>
    <w:rPr>
      <w:rFonts w:ascii="Arial" w:hAnsi="Arial"/>
      <w:sz w:val="18"/>
      <w:lang w:eastAsia="en-US"/>
    </w:rPr>
  </w:style>
  <w:style w:type="paragraph" w:customStyle="1" w:styleId="77">
    <w:name w:val="Body Text Indent 31"/>
    <w:basedOn w:val="1"/>
    <w:link w:val="76"/>
    <w:uiPriority w:val="0"/>
    <w:pPr>
      <w:widowControl/>
      <w:ind w:left="720"/>
    </w:pPr>
    <w:rPr>
      <w:rFonts w:ascii="Arial" w:hAnsi="Arial"/>
      <w:sz w:val="18"/>
      <w:lang w:eastAsia="en-US"/>
    </w:rPr>
  </w:style>
  <w:style w:type="character" w:customStyle="1" w:styleId="78">
    <w:name w:val="DellTrademark Char"/>
    <w:link w:val="79"/>
    <w:uiPriority w:val="0"/>
    <w:rPr>
      <w:rFonts w:ascii="Arial" w:hAnsi="Arial"/>
      <w:i/>
      <w:sz w:val="18"/>
      <w:lang w:eastAsia="en-US"/>
    </w:rPr>
  </w:style>
  <w:style w:type="paragraph" w:customStyle="1" w:styleId="79">
    <w:name w:val="DellTrademark"/>
    <w:basedOn w:val="1"/>
    <w:link w:val="78"/>
    <w:uiPriority w:val="0"/>
    <w:pPr>
      <w:keepNext/>
      <w:widowControl/>
      <w:ind w:left="360"/>
      <w:jc w:val="left"/>
    </w:pPr>
    <w:rPr>
      <w:rFonts w:ascii="Arial" w:hAnsi="Arial"/>
      <w:i/>
      <w:sz w:val="18"/>
      <w:lang w:eastAsia="en-US"/>
    </w:rPr>
  </w:style>
  <w:style w:type="character" w:customStyle="1" w:styleId="80">
    <w:name w:val="Salutation Char"/>
    <w:link w:val="81"/>
    <w:uiPriority w:val="0"/>
    <w:rPr>
      <w:sz w:val="24"/>
      <w:lang w:eastAsia="en-US"/>
    </w:rPr>
  </w:style>
  <w:style w:type="paragraph" w:customStyle="1" w:styleId="81">
    <w:name w:val="Salutation1"/>
    <w:basedOn w:val="1"/>
    <w:next w:val="1"/>
    <w:link w:val="80"/>
    <w:uiPriority w:val="0"/>
    <w:pPr>
      <w:widowControl/>
      <w:jc w:val="left"/>
    </w:pPr>
    <w:rPr>
      <w:sz w:val="24"/>
      <w:lang w:eastAsia="en-US"/>
    </w:rPr>
  </w:style>
  <w:style w:type="character" w:customStyle="1" w:styleId="82">
    <w:name w:val="Balloon Text Char"/>
    <w:link w:val="83"/>
    <w:uiPriority w:val="0"/>
    <w:rPr>
      <w:rFonts w:ascii="Tahoma" w:hAnsi="Tahoma"/>
      <w:sz w:val="16"/>
      <w:lang w:eastAsia="en-US"/>
    </w:rPr>
  </w:style>
  <w:style w:type="paragraph" w:customStyle="1" w:styleId="83">
    <w:name w:val="Balloon Text1"/>
    <w:basedOn w:val="1"/>
    <w:link w:val="82"/>
    <w:uiPriority w:val="0"/>
    <w:pPr>
      <w:widowControl/>
      <w:jc w:val="left"/>
    </w:pPr>
    <w:rPr>
      <w:rFonts w:ascii="Tahoma" w:hAnsi="Tahoma"/>
      <w:sz w:val="16"/>
      <w:lang w:eastAsia="en-US"/>
    </w:rPr>
  </w:style>
  <w:style w:type="character" w:customStyle="1" w:styleId="84">
    <w:name w:val="Char Char5"/>
    <w:uiPriority w:val="0"/>
    <w:rPr>
      <w:sz w:val="2"/>
    </w:rPr>
  </w:style>
  <w:style w:type="character" w:customStyle="1" w:styleId="85">
    <w:name w:val="DellTitle2 Char"/>
    <w:link w:val="86"/>
    <w:uiPriority w:val="0"/>
    <w:rPr>
      <w:rFonts w:ascii="Arial" w:hAnsi="Arial"/>
      <w:sz w:val="18"/>
      <w:shd w:val="clear" w:color="auto" w:fill="CCCCCC"/>
      <w:lang w:eastAsia="en-US"/>
    </w:rPr>
  </w:style>
  <w:style w:type="paragraph" w:customStyle="1" w:styleId="86">
    <w:name w:val="DellTitle2"/>
    <w:basedOn w:val="1"/>
    <w:link w:val="85"/>
    <w:uiPriority w:val="0"/>
    <w:pPr>
      <w:widowControl/>
      <w:shd w:val="clear" w:color="auto" w:fill="CCCCCC"/>
      <w:spacing w:before="120" w:after="60"/>
      <w:jc w:val="center"/>
    </w:pPr>
    <w:rPr>
      <w:rFonts w:ascii="Arial" w:hAnsi="Arial"/>
      <w:sz w:val="18"/>
      <w:lang w:eastAsia="en-US"/>
    </w:rPr>
  </w:style>
  <w:style w:type="character" w:customStyle="1" w:styleId="87">
    <w:name w:val="Body Text Indent Char"/>
    <w:link w:val="88"/>
    <w:uiPriority w:val="0"/>
    <w:rPr>
      <w:spacing w:val="-3"/>
      <w:lang w:eastAsia="en-US"/>
    </w:rPr>
  </w:style>
  <w:style w:type="paragraph" w:customStyle="1" w:styleId="88">
    <w:name w:val="Body Text Indent1"/>
    <w:basedOn w:val="1"/>
    <w:link w:val="87"/>
    <w:uiPriority w:val="0"/>
    <w:pPr>
      <w:tabs>
        <w:tab w:val="left" w:pos="-720"/>
      </w:tabs>
      <w:suppressAutoHyphens/>
    </w:pPr>
    <w:rPr>
      <w:spacing w:val="-3"/>
      <w:lang w:eastAsia="en-US"/>
    </w:rPr>
  </w:style>
  <w:style w:type="character" w:customStyle="1" w:styleId="89">
    <w:name w:val="DellAppendix Char"/>
    <w:link w:val="90"/>
    <w:uiPriority w:val="0"/>
    <w:rPr>
      <w:rFonts w:ascii="Arial" w:hAnsi="Arial"/>
      <w:sz w:val="18"/>
      <w:lang w:eastAsia="en-US"/>
    </w:rPr>
  </w:style>
  <w:style w:type="paragraph" w:customStyle="1" w:styleId="90">
    <w:name w:val="DellAppendix"/>
    <w:basedOn w:val="1"/>
    <w:link w:val="89"/>
    <w:uiPriority w:val="0"/>
    <w:pPr>
      <w:suppressAutoHyphens/>
      <w:spacing w:before="40" w:after="40"/>
      <w:ind w:left="360"/>
    </w:pPr>
    <w:rPr>
      <w:rFonts w:ascii="Arial" w:hAnsi="Arial"/>
      <w:sz w:val="18"/>
      <w:lang w:eastAsia="en-US"/>
    </w:rPr>
  </w:style>
  <w:style w:type="character" w:customStyle="1" w:styleId="91">
    <w:name w:val="Body Text 3 Char"/>
    <w:link w:val="92"/>
    <w:uiPriority w:val="0"/>
    <w:rPr>
      <w:sz w:val="16"/>
      <w:lang w:eastAsia="en-US"/>
    </w:rPr>
  </w:style>
  <w:style w:type="paragraph" w:customStyle="1" w:styleId="92">
    <w:name w:val="Body Text 31"/>
    <w:basedOn w:val="1"/>
    <w:link w:val="91"/>
    <w:uiPriority w:val="0"/>
    <w:pPr>
      <w:widowControl/>
      <w:spacing w:after="120"/>
      <w:jc w:val="left"/>
    </w:pPr>
    <w:rPr>
      <w:sz w:val="16"/>
      <w:lang w:eastAsia="en-US"/>
    </w:rPr>
  </w:style>
  <w:style w:type="character" w:customStyle="1" w:styleId="93">
    <w:name w:val="DellTitle3 Char"/>
    <w:link w:val="94"/>
    <w:uiPriority w:val="0"/>
    <w:rPr>
      <w:rFonts w:ascii="Arial" w:hAnsi="Arial"/>
      <w:sz w:val="18"/>
      <w:lang w:eastAsia="en-US"/>
    </w:rPr>
  </w:style>
  <w:style w:type="paragraph" w:customStyle="1" w:styleId="94">
    <w:name w:val="DellTitle3"/>
    <w:basedOn w:val="1"/>
    <w:link w:val="93"/>
    <w:uiPriority w:val="0"/>
    <w:pPr>
      <w:widowControl/>
      <w:pBdr>
        <w:bottom w:val="single" w:color="auto" w:sz="4" w:space="1"/>
      </w:pBdr>
      <w:jc w:val="center"/>
    </w:pPr>
    <w:rPr>
      <w:rFonts w:ascii="Arial" w:hAnsi="Arial"/>
      <w:sz w:val="18"/>
      <w:lang w:eastAsia="en-US"/>
    </w:rPr>
  </w:style>
  <w:style w:type="character" w:customStyle="1" w:styleId="95">
    <w:name w:val="Char Char9"/>
    <w:uiPriority w:val="0"/>
    <w:rPr>
      <w:rFonts w:ascii="Arial Narrow" w:hAnsi="Arial Narrow"/>
      <w:b/>
      <w:sz w:val="16"/>
    </w:rPr>
  </w:style>
  <w:style w:type="character" w:customStyle="1" w:styleId="96">
    <w:name w:val="Body Text Indent 3 Char"/>
    <w:uiPriority w:val="0"/>
    <w:rPr>
      <w:sz w:val="16"/>
    </w:rPr>
  </w:style>
  <w:style w:type="character" w:customStyle="1" w:styleId="97">
    <w:name w:val="Char Char3"/>
    <w:uiPriority w:val="0"/>
    <w:rPr>
      <w:b/>
      <w:sz w:val="20"/>
    </w:rPr>
  </w:style>
  <w:style w:type="character" w:customStyle="1" w:styleId="98">
    <w:name w:val="Document Map Char"/>
    <w:link w:val="99"/>
    <w:uiPriority w:val="0"/>
    <w:rPr>
      <w:rFonts w:ascii="Tahoma" w:hAnsi="Tahoma"/>
      <w:sz w:val="16"/>
      <w:lang w:eastAsia="en-US"/>
    </w:rPr>
  </w:style>
  <w:style w:type="paragraph" w:customStyle="1" w:styleId="99">
    <w:name w:val="Document Map1"/>
    <w:basedOn w:val="1"/>
    <w:link w:val="98"/>
    <w:uiPriority w:val="0"/>
    <w:pPr>
      <w:widowControl/>
      <w:jc w:val="left"/>
    </w:pPr>
    <w:rPr>
      <w:rFonts w:ascii="Tahoma" w:hAnsi="Tahoma"/>
      <w:sz w:val="16"/>
      <w:lang w:eastAsia="en-US"/>
    </w:rPr>
  </w:style>
  <w:style w:type="character" w:customStyle="1" w:styleId="100">
    <w:name w:val="Plain Text Char1"/>
    <w:link w:val="101"/>
    <w:uiPriority w:val="0"/>
    <w:rPr>
      <w:rFonts w:ascii="Consolas" w:hAnsi="Consolas"/>
      <w:lang w:eastAsia="en-US"/>
    </w:rPr>
  </w:style>
  <w:style w:type="paragraph" w:customStyle="1" w:styleId="101">
    <w:name w:val="Plain Text1"/>
    <w:basedOn w:val="1"/>
    <w:link w:val="100"/>
    <w:uiPriority w:val="0"/>
    <w:pPr>
      <w:widowControl/>
      <w:jc w:val="left"/>
    </w:pPr>
    <w:rPr>
      <w:rFonts w:ascii="Consolas" w:hAnsi="Consolas"/>
      <w:lang w:eastAsia="en-US"/>
    </w:rPr>
  </w:style>
  <w:style w:type="character" w:customStyle="1" w:styleId="102">
    <w:name w:val="DellTable Char"/>
    <w:link w:val="103"/>
    <w:uiPriority w:val="0"/>
    <w:rPr>
      <w:rFonts w:ascii="Arial" w:hAnsi="Arial"/>
      <w:sz w:val="18"/>
      <w:lang w:eastAsia="en-US"/>
    </w:rPr>
  </w:style>
  <w:style w:type="paragraph" w:customStyle="1" w:styleId="103">
    <w:name w:val="DellTable"/>
    <w:basedOn w:val="1"/>
    <w:link w:val="102"/>
    <w:uiPriority w:val="0"/>
    <w:pPr>
      <w:widowControl/>
      <w:jc w:val="center"/>
    </w:pPr>
    <w:rPr>
      <w:rFonts w:ascii="Arial" w:hAnsi="Arial"/>
      <w:sz w:val="18"/>
      <w:lang w:eastAsia="en-US"/>
    </w:rPr>
  </w:style>
  <w:style w:type="character" w:customStyle="1" w:styleId="104">
    <w:name w:val="Body Text Char"/>
    <w:link w:val="105"/>
    <w:uiPriority w:val="0"/>
    <w:rPr>
      <w:lang w:eastAsia="en-US"/>
    </w:rPr>
  </w:style>
  <w:style w:type="paragraph" w:customStyle="1" w:styleId="105">
    <w:name w:val="Body Text1"/>
    <w:basedOn w:val="1"/>
    <w:link w:val="104"/>
    <w:uiPriority w:val="0"/>
    <w:pPr>
      <w:widowControl/>
    </w:pPr>
    <w:rPr>
      <w:lang w:eastAsia="en-US"/>
    </w:rPr>
  </w:style>
  <w:style w:type="character" w:customStyle="1" w:styleId="106">
    <w:name w:val="Plain Text Char"/>
    <w:uiPriority w:val="0"/>
    <w:rPr>
      <w:rFonts w:ascii="Courier New" w:hAnsi="Courier New"/>
      <w:sz w:val="20"/>
    </w:rPr>
  </w:style>
  <w:style w:type="character" w:customStyle="1" w:styleId="107">
    <w:name w:val="Char Char7"/>
    <w:uiPriority w:val="0"/>
    <w:rPr>
      <w:sz w:val="24"/>
    </w:rPr>
  </w:style>
  <w:style w:type="character" w:customStyle="1" w:styleId="108">
    <w:name w:val="FollowedHyperlink1"/>
    <w:uiPriority w:val="0"/>
    <w:rPr>
      <w:color w:val="800080"/>
      <w:u w:val="single"/>
    </w:rPr>
  </w:style>
  <w:style w:type="character" w:customStyle="1" w:styleId="109">
    <w:name w:val="DellSteps Char"/>
    <w:link w:val="110"/>
    <w:uiPriority w:val="0"/>
    <w:rPr>
      <w:rFonts w:ascii="Arial" w:hAnsi="Arial" w:eastAsia="宋体"/>
      <w:lang w:eastAsia="en-US"/>
    </w:rPr>
  </w:style>
  <w:style w:type="paragraph" w:customStyle="1" w:styleId="110">
    <w:name w:val="DellSteps"/>
    <w:basedOn w:val="1"/>
    <w:link w:val="109"/>
    <w:uiPriority w:val="0"/>
    <w:pPr>
      <w:widowControl/>
      <w:numPr>
        <w:ilvl w:val="0"/>
        <w:numId w:val="1"/>
      </w:numPr>
      <w:jc w:val="left"/>
    </w:pPr>
    <w:rPr>
      <w:rFonts w:ascii="Arial" w:hAnsi="Arial" w:eastAsia="宋体"/>
      <w:lang w:eastAsia="en-US"/>
    </w:rPr>
  </w:style>
  <w:style w:type="character" w:customStyle="1" w:styleId="111">
    <w:name w:val="Char Char6"/>
    <w:uiPriority w:val="0"/>
    <w:rPr>
      <w:sz w:val="24"/>
    </w:rPr>
  </w:style>
  <w:style w:type="paragraph" w:customStyle="1" w:styleId="112">
    <w:name w:val="Char Char Char Char Char Char Char Char Char"/>
    <w:basedOn w:val="1"/>
    <w:uiPriority w:val="0"/>
    <w:pPr>
      <w:widowControl/>
      <w:spacing w:after="160" w:line="240" w:lineRule="exact"/>
      <w:jc w:val="left"/>
    </w:pPr>
    <w:rPr>
      <w:rFonts w:ascii="Times New Roman" w:hAnsi="Times New Roman" w:eastAsia="宋体" w:cs="Times New Roman"/>
      <w:color w:val="000000"/>
      <w:kern w:val="0"/>
      <w:sz w:val="24"/>
      <w:szCs w:val="20"/>
    </w:rPr>
  </w:style>
  <w:style w:type="paragraph" w:customStyle="1" w:styleId="113">
    <w:name w:val="1.5&quot; Indented"/>
    <w:basedOn w:val="114"/>
    <w:uiPriority w:val="0"/>
    <w:pPr>
      <w:tabs>
        <w:tab w:val="left" w:pos="360"/>
      </w:tabs>
    </w:pPr>
  </w:style>
  <w:style w:type="paragraph" w:customStyle="1" w:styleId="114">
    <w:name w:val="1.75&quot; Indented"/>
    <w:basedOn w:val="1"/>
    <w:uiPriority w:val="0"/>
    <w:pPr>
      <w:widowControl/>
      <w:tabs>
        <w:tab w:val="left" w:pos="360"/>
      </w:tabs>
      <w:spacing w:after="140" w:line="300" w:lineRule="atLeast"/>
      <w:ind w:left="360" w:hanging="360"/>
      <w:jc w:val="left"/>
    </w:pPr>
    <w:rPr>
      <w:rFonts w:ascii="Times New Roman" w:hAnsi="Times New Roman" w:eastAsia="宋体" w:cs="Times New Roman"/>
      <w:color w:val="000000"/>
      <w:kern w:val="0"/>
      <w:sz w:val="20"/>
      <w:szCs w:val="20"/>
    </w:rPr>
  </w:style>
  <w:style w:type="paragraph" w:customStyle="1" w:styleId="115">
    <w:name w:val="Bulleted"/>
    <w:basedOn w:val="1"/>
    <w:uiPriority w:val="0"/>
    <w:pPr>
      <w:widowControl/>
      <w:tabs>
        <w:tab w:val="left" w:pos="720"/>
        <w:tab w:val="left" w:pos="2520"/>
      </w:tabs>
      <w:spacing w:after="140" w:line="300" w:lineRule="atLeast"/>
      <w:ind w:left="2520" w:hanging="360"/>
      <w:jc w:val="left"/>
    </w:pPr>
    <w:rPr>
      <w:rFonts w:ascii="Arial" w:hAnsi="Arial" w:eastAsia="宋体" w:cs="Times New Roman"/>
      <w:color w:val="000000"/>
      <w:kern w:val="0"/>
      <w:sz w:val="20"/>
      <w:szCs w:val="20"/>
    </w:rPr>
  </w:style>
  <w:style w:type="paragraph" w:styleId="116">
    <w:name w:val="List Paragraph"/>
    <w:basedOn w:val="1"/>
    <w:qFormat/>
    <w:uiPriority w:val="0"/>
    <w:pPr>
      <w:widowControl/>
      <w:ind w:left="720"/>
      <w:jc w:val="left"/>
    </w:pPr>
    <w:rPr>
      <w:rFonts w:ascii="Times New Roman" w:hAnsi="Times New Roman" w:eastAsia="宋体" w:cs="Times New Roman"/>
      <w:kern w:val="0"/>
      <w:sz w:val="24"/>
      <w:szCs w:val="20"/>
    </w:rPr>
  </w:style>
  <w:style w:type="paragraph" w:customStyle="1" w:styleId="117">
    <w:name w:val="Heading 2 + 10 pt"/>
    <w:basedOn w:val="1"/>
    <w:uiPriority w:val="0"/>
    <w:pPr>
      <w:tabs>
        <w:tab w:val="right" w:pos="10224"/>
      </w:tabs>
      <w:spacing w:before="240" w:after="120"/>
      <w:ind w:left="432" w:hanging="432"/>
      <w:outlineLvl w:val="1"/>
    </w:pPr>
    <w:rPr>
      <w:rFonts w:ascii="Helvetica" w:hAnsi="Helvetica" w:eastAsia="宋体" w:cs="Times New Roman"/>
      <w:b/>
      <w:kern w:val="0"/>
      <w:sz w:val="24"/>
      <w:szCs w:val="20"/>
    </w:rPr>
  </w:style>
  <w:style w:type="paragraph" w:customStyle="1" w:styleId="118">
    <w:name w:val="1.5 Indented"/>
    <w:basedOn w:val="1"/>
    <w:uiPriority w:val="0"/>
    <w:pPr>
      <w:widowControl/>
      <w:spacing w:after="140" w:line="300" w:lineRule="atLeast"/>
      <w:jc w:val="left"/>
    </w:pPr>
    <w:rPr>
      <w:rFonts w:ascii="Arial" w:hAnsi="Arial" w:eastAsia="宋体" w:cs="Times New Roman"/>
      <w:color w:val="000000"/>
      <w:kern w:val="0"/>
      <w:sz w:val="20"/>
      <w:szCs w:val="20"/>
    </w:rPr>
  </w:style>
  <w:style w:type="paragraph" w:customStyle="1" w:styleId="119">
    <w:name w:val="Revision"/>
    <w:uiPriority w:val="0"/>
    <w:rPr>
      <w:rFonts w:ascii="Times New Roman" w:hAnsi="Times New Roman" w:eastAsia="宋体" w:cs="Times New Roman"/>
      <w:kern w:val="0"/>
      <w:sz w:val="24"/>
      <w:szCs w:val="20"/>
      <w:lang w:val="en-US" w:eastAsia="zh-CN" w:bidi="ar-SA"/>
    </w:rPr>
  </w:style>
  <w:style w:type="paragraph" w:customStyle="1" w:styleId="120">
    <w:name w:val="Normal (Web)1"/>
    <w:basedOn w:val="1"/>
    <w:uiPriority w:val="0"/>
    <w:pPr>
      <w:widowControl/>
      <w:spacing w:before="100" w:beforeAutospacing="1" w:after="100" w:afterAutospacing="1"/>
      <w:jc w:val="left"/>
    </w:pPr>
    <w:rPr>
      <w:rFonts w:ascii="Times New Roman" w:hAnsi="Times New Roman" w:eastAsia="宋体" w:cs="Times New Roman"/>
      <w:kern w:val="0"/>
      <w:sz w:val="24"/>
      <w:szCs w:val="20"/>
    </w:rPr>
  </w:style>
  <w:style w:type="paragraph" w:customStyle="1" w:styleId="121">
    <w:name w:val="page no"/>
    <w:uiPriority w:val="0"/>
    <w:pPr>
      <w:widowControl w:val="0"/>
      <w:spacing w:before="60" w:line="280" w:lineRule="atLeast"/>
      <w:jc w:val="center"/>
    </w:pPr>
    <w:rPr>
      <w:rFonts w:ascii="Times New Roman" w:hAnsi="Times New Roman" w:eastAsia="宋体" w:cs="Times New Roman"/>
      <w:color w:val="FFFFFF"/>
      <w:kern w:val="0"/>
      <w:sz w:val="18"/>
      <w:szCs w:val="20"/>
      <w:lang w:val="en-US" w:eastAsia="zh-CN" w:bidi="ar-SA"/>
    </w:rPr>
  </w:style>
  <w:style w:type="paragraph" w:customStyle="1" w:styleId="122">
    <w:name w:val="Default"/>
    <w:uiPriority w:val="0"/>
    <w:pPr>
      <w:autoSpaceDE w:val="0"/>
      <w:autoSpaceDN w:val="0"/>
      <w:adjustRightInd w:val="0"/>
    </w:pPr>
    <w:rPr>
      <w:rFonts w:ascii="Arial" w:hAnsi="Arial" w:eastAsia="MS Mincho" w:cs="Times New Roman"/>
      <w:color w:val="000000"/>
      <w:kern w:val="0"/>
      <w:sz w:val="24"/>
      <w:szCs w:val="20"/>
      <w:lang w:val="en-US" w:eastAsia="zh-CN" w:bidi="ar-SA"/>
    </w:rPr>
  </w:style>
  <w:style w:type="paragraph" w:customStyle="1" w:styleId="123">
    <w:name w:val="List Bullet1"/>
    <w:basedOn w:val="1"/>
    <w:uiPriority w:val="0"/>
    <w:pPr>
      <w:widowControl/>
      <w:ind w:left="360"/>
    </w:pPr>
    <w:rPr>
      <w:rFonts w:ascii="Arial" w:hAnsi="Arial" w:eastAsia="宋体" w:cs="Times New Roman"/>
      <w:kern w:val="0"/>
      <w:sz w:val="20"/>
      <w:szCs w:val="20"/>
    </w:rPr>
  </w:style>
  <w:style w:type="paragraph" w:customStyle="1" w:styleId="124">
    <w:name w:val="DellHeader4"/>
    <w:basedOn w:val="1"/>
    <w:uiPriority w:val="0"/>
    <w:pPr>
      <w:keepNext/>
      <w:widowControl/>
      <w:spacing w:before="240" w:after="240"/>
      <w:jc w:val="left"/>
    </w:pPr>
    <w:rPr>
      <w:rFonts w:ascii="Arial" w:hAnsi="Arial" w:eastAsia="宋体" w:cs="Times New Roman"/>
      <w:b/>
      <w:color w:val="1A81BF"/>
      <w:kern w:val="0"/>
      <w:sz w:val="20"/>
      <w:szCs w:val="20"/>
    </w:rPr>
  </w:style>
  <w:style w:type="paragraph" w:customStyle="1" w:styleId="125">
    <w:name w:val="CM3"/>
    <w:basedOn w:val="1"/>
    <w:next w:val="1"/>
    <w:uiPriority w:val="0"/>
    <w:pPr>
      <w:autoSpaceDE w:val="0"/>
      <w:autoSpaceDN w:val="0"/>
      <w:adjustRightInd w:val="0"/>
      <w:spacing w:line="208" w:lineRule="atLeast"/>
      <w:jc w:val="left"/>
    </w:pPr>
    <w:rPr>
      <w:rFonts w:ascii="Times New Roman" w:hAnsi="Times New Roman" w:eastAsia="宋体" w:cs="Times New Roman"/>
      <w:kern w:val="0"/>
      <w:sz w:val="24"/>
      <w:szCs w:val="20"/>
    </w:rPr>
  </w:style>
  <w:style w:type="paragraph" w:customStyle="1" w:styleId="126">
    <w:name w:val="Heading 3 + 10pt l"/>
    <w:basedOn w:val="1"/>
    <w:uiPriority w:val="0"/>
    <w:pPr>
      <w:widowControl/>
      <w:tabs>
        <w:tab w:val="left" w:pos="1440"/>
      </w:tabs>
      <w:spacing w:before="120" w:after="120"/>
      <w:ind w:left="1224" w:hanging="504"/>
      <w:jc w:val="left"/>
    </w:pPr>
    <w:rPr>
      <w:rFonts w:ascii="Times New Roman" w:hAnsi="Times New Roman" w:eastAsia="宋体" w:cs="Times New Roman"/>
      <w:b/>
      <w:kern w:val="0"/>
      <w:sz w:val="24"/>
      <w:szCs w:val="20"/>
    </w:rPr>
  </w:style>
  <w:style w:type="paragraph" w:customStyle="1" w:styleId="127">
    <w:name w:val="Paragraph"/>
    <w:uiPriority w:val="0"/>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101" w:line="218" w:lineRule="exact"/>
    </w:pPr>
    <w:rPr>
      <w:rFonts w:ascii="Times" w:hAnsi="Times" w:eastAsia="宋体" w:cs="Times New Roman"/>
      <w:kern w:val="0"/>
      <w:sz w:val="20"/>
      <w:szCs w:val="20"/>
      <w:lang w:val="en-US" w:eastAsia="zh-CN" w:bidi="ar-SA"/>
    </w:rPr>
  </w:style>
  <w:style w:type="paragraph" w:customStyle="1" w:styleId="128">
    <w:name w:val="CM11"/>
    <w:basedOn w:val="1"/>
    <w:next w:val="1"/>
    <w:uiPriority w:val="0"/>
    <w:pPr>
      <w:autoSpaceDE w:val="0"/>
      <w:autoSpaceDN w:val="0"/>
      <w:adjustRightInd w:val="0"/>
      <w:spacing w:after="213"/>
      <w:jc w:val="left"/>
    </w:pPr>
    <w:rPr>
      <w:rFonts w:ascii="Times New Roman" w:hAnsi="Times New Roman" w:eastAsia="宋体" w:cs="Times New Roman"/>
      <w:kern w:val="0"/>
      <w:sz w:val="24"/>
      <w:szCs w:val="20"/>
    </w:rPr>
  </w:style>
  <w:style w:type="paragraph" w:customStyle="1" w:styleId="129">
    <w:name w:val="1.5 Indented Normal"/>
    <w:basedOn w:val="1"/>
    <w:uiPriority w:val="0"/>
    <w:pPr>
      <w:widowControl/>
      <w:spacing w:after="140" w:line="240" w:lineRule="atLeast"/>
      <w:ind w:left="720"/>
      <w:jc w:val="left"/>
    </w:pPr>
    <w:rPr>
      <w:rFonts w:ascii="Times New Roman" w:hAnsi="Times New Roman" w:eastAsia="宋体" w:cs="Times New Roman"/>
      <w:color w:val="0000FF"/>
      <w:kern w:val="0"/>
      <w:sz w:val="18"/>
      <w:szCs w:val="20"/>
    </w:rPr>
  </w:style>
  <w:style w:type="character" w:customStyle="1" w:styleId="130">
    <w:name w:val="页眉 字符"/>
    <w:basedOn w:val="8"/>
    <w:link w:val="24"/>
    <w:uiPriority w:val="0"/>
    <w:rPr>
      <w:rFonts w:ascii="Times New Roman" w:hAnsi="Times New Roman" w:eastAsia="宋体" w:cs="Times New Roman"/>
      <w:kern w:val="0"/>
      <w:sz w:val="24"/>
      <w:szCs w:val="20"/>
    </w:rPr>
  </w:style>
  <w:style w:type="character" w:customStyle="1" w:styleId="131">
    <w:name w:val="页脚 字符"/>
    <w:basedOn w:val="8"/>
    <w:link w:val="23"/>
    <w:uiPriority w:val="0"/>
    <w:rPr>
      <w:rFonts w:ascii="Times New Roman" w:hAnsi="Times New Roman" w:eastAsia="宋体" w:cs="Times New Roman"/>
      <w:kern w:val="0"/>
      <w:sz w:val="24"/>
      <w:szCs w:val="20"/>
    </w:rPr>
  </w:style>
  <w:style w:type="character" w:customStyle="1" w:styleId="132">
    <w:name w:val="Heading 1 Char"/>
    <w:locked/>
    <w:uiPriority w:val="0"/>
    <w:rPr>
      <w:rFonts w:ascii="Arial" w:hAnsi="Arial" w:cs="Arial"/>
      <w:b/>
      <w:bCs/>
      <w:kern w:val="32"/>
      <w:sz w:val="32"/>
      <w:szCs w:val="32"/>
      <w:lang w:val="en-US" w:eastAsia="en-US"/>
    </w:rPr>
  </w:style>
  <w:style w:type="character" w:customStyle="1" w:styleId="133">
    <w:name w:val="Heading 2 Char"/>
    <w:locked/>
    <w:uiPriority w:val="0"/>
    <w:rPr>
      <w:rFonts w:ascii="Arial" w:hAnsi="Arial" w:cs="Arial"/>
      <w:b/>
      <w:bCs/>
      <w:i/>
      <w:iCs/>
      <w:sz w:val="28"/>
      <w:szCs w:val="28"/>
      <w:lang w:val="en-US" w:eastAsia="en-US"/>
    </w:rPr>
  </w:style>
  <w:style w:type="character" w:customStyle="1" w:styleId="134">
    <w:name w:val="Heading 3 Char"/>
    <w:locked/>
    <w:uiPriority w:val="0"/>
    <w:rPr>
      <w:rFonts w:ascii="Arial" w:hAnsi="Arial" w:cs="Arial"/>
      <w:b/>
      <w:bCs/>
      <w:sz w:val="26"/>
      <w:szCs w:val="26"/>
      <w:lang w:val="en-US" w:eastAsia="en-US"/>
    </w:rPr>
  </w:style>
  <w:style w:type="character" w:customStyle="1" w:styleId="135">
    <w:name w:val="Heading 5 Char"/>
    <w:locked/>
    <w:uiPriority w:val="0"/>
    <w:rPr>
      <w:rFonts w:ascii="Arial" w:hAnsi="Arial" w:cs="Times New Roman"/>
      <w:sz w:val="24"/>
      <w:szCs w:val="24"/>
      <w:lang w:val="en-US" w:eastAsia="en-US"/>
    </w:rPr>
  </w:style>
  <w:style w:type="character" w:customStyle="1" w:styleId="136">
    <w:name w:val="Heading 6 Char"/>
    <w:locked/>
    <w:uiPriority w:val="0"/>
    <w:rPr>
      <w:rFonts w:cs="Times New Roman"/>
      <w:b/>
      <w:bCs/>
      <w:sz w:val="22"/>
      <w:szCs w:val="22"/>
      <w:lang w:val="en-US" w:eastAsia="en-US"/>
    </w:rPr>
  </w:style>
  <w:style w:type="character" w:customStyle="1" w:styleId="137">
    <w:name w:val="Heading 8 Char"/>
    <w:locked/>
    <w:uiPriority w:val="0"/>
    <w:rPr>
      <w:rFonts w:cs="Times New Roman"/>
      <w:i/>
      <w:iCs/>
      <w:sz w:val="24"/>
      <w:szCs w:val="24"/>
      <w:lang w:val="en-US" w:eastAsia="en-US"/>
    </w:rPr>
  </w:style>
  <w:style w:type="character" w:customStyle="1" w:styleId="138">
    <w:name w:val="称呼 字符"/>
    <w:basedOn w:val="8"/>
    <w:link w:val="30"/>
    <w:uiPriority w:val="0"/>
    <w:rPr>
      <w:rFonts w:ascii="Times New Roman" w:hAnsi="Times New Roman" w:eastAsia="宋体" w:cs="Times New Roman"/>
      <w:kern w:val="0"/>
      <w:sz w:val="24"/>
      <w:szCs w:val="20"/>
    </w:rPr>
  </w:style>
  <w:style w:type="character" w:customStyle="1" w:styleId="139">
    <w:name w:val="正文文本缩进 字符"/>
    <w:basedOn w:val="8"/>
    <w:link w:val="13"/>
    <w:uiPriority w:val="0"/>
    <w:rPr>
      <w:rFonts w:ascii="Times New Roman" w:hAnsi="Times New Roman" w:eastAsia="宋体" w:cs="Times New Roman"/>
      <w:spacing w:val="-3"/>
      <w:kern w:val="0"/>
      <w:sz w:val="20"/>
      <w:szCs w:val="20"/>
    </w:rPr>
  </w:style>
  <w:style w:type="character" w:customStyle="1" w:styleId="140">
    <w:name w:val="正文文本 字符"/>
    <w:basedOn w:val="8"/>
    <w:link w:val="11"/>
    <w:uiPriority w:val="0"/>
    <w:rPr>
      <w:rFonts w:ascii="Times New Roman" w:hAnsi="Times New Roman" w:eastAsia="宋体" w:cs="Times New Roman"/>
      <w:kern w:val="0"/>
      <w:sz w:val="20"/>
      <w:szCs w:val="20"/>
    </w:rPr>
  </w:style>
  <w:style w:type="character" w:customStyle="1" w:styleId="141">
    <w:name w:val="正文文本缩进 2 字符"/>
    <w:basedOn w:val="8"/>
    <w:link w:val="14"/>
    <w:uiPriority w:val="0"/>
    <w:rPr>
      <w:rFonts w:ascii="Times New Roman" w:hAnsi="Times New Roman" w:eastAsia="宋体" w:cs="Times New Roman"/>
      <w:kern w:val="0"/>
      <w:sz w:val="24"/>
      <w:szCs w:val="20"/>
    </w:rPr>
  </w:style>
  <w:style w:type="character" w:customStyle="1" w:styleId="142">
    <w:name w:val="正文文本 3 字符"/>
    <w:basedOn w:val="8"/>
    <w:link w:val="12"/>
    <w:uiPriority w:val="0"/>
    <w:rPr>
      <w:rFonts w:ascii="Times New Roman" w:hAnsi="Times New Roman" w:eastAsia="宋体" w:cs="Times New Roman"/>
      <w:kern w:val="0"/>
      <w:sz w:val="16"/>
      <w:szCs w:val="16"/>
    </w:rPr>
  </w:style>
  <w:style w:type="character" w:customStyle="1" w:styleId="143">
    <w:name w:val="标题 字符"/>
    <w:basedOn w:val="8"/>
    <w:link w:val="32"/>
    <w:uiPriority w:val="0"/>
    <w:rPr>
      <w:rFonts w:ascii="Times New Roman" w:hAnsi="Times New Roman" w:eastAsia="宋体" w:cs="Times New Roman"/>
      <w:b/>
      <w:color w:val="000000"/>
      <w:kern w:val="0"/>
      <w:sz w:val="36"/>
      <w:szCs w:val="20"/>
    </w:rPr>
  </w:style>
  <w:style w:type="character" w:customStyle="1" w:styleId="144">
    <w:name w:val="HTML 预设格式 字符"/>
    <w:basedOn w:val="8"/>
    <w:link w:val="25"/>
    <w:uiPriority w:val="0"/>
    <w:rPr>
      <w:rFonts w:ascii="Courier New" w:hAnsi="Courier New" w:eastAsia="宋体" w:cs="Courier New"/>
      <w:kern w:val="0"/>
      <w:sz w:val="18"/>
      <w:szCs w:val="18"/>
    </w:rPr>
  </w:style>
  <w:style w:type="character" w:customStyle="1" w:styleId="145">
    <w:name w:val="文档结构图 字符"/>
    <w:basedOn w:val="8"/>
    <w:link w:val="20"/>
    <w:uiPriority w:val="0"/>
    <w:rPr>
      <w:rFonts w:ascii="Tahoma" w:hAnsi="Tahoma" w:eastAsia="宋体" w:cs="Tahoma"/>
      <w:kern w:val="0"/>
      <w:sz w:val="16"/>
      <w:szCs w:val="16"/>
    </w:rPr>
  </w:style>
  <w:style w:type="character" w:customStyle="1" w:styleId="146">
    <w:name w:val="正文文本缩进 3 字符"/>
    <w:basedOn w:val="8"/>
    <w:link w:val="15"/>
    <w:uiPriority w:val="0"/>
    <w:rPr>
      <w:rFonts w:ascii="Arial" w:hAnsi="Arial" w:eastAsia="宋体" w:cs="Times New Roman"/>
      <w:kern w:val="0"/>
      <w:sz w:val="18"/>
      <w:szCs w:val="20"/>
    </w:rPr>
  </w:style>
  <w:style w:type="character" w:customStyle="1" w:styleId="147">
    <w:name w:val="webdict1"/>
    <w:uiPriority w:val="0"/>
    <w:rPr>
      <w:b/>
      <w:bCs/>
    </w:rPr>
  </w:style>
  <w:style w:type="character" w:customStyle="1" w:styleId="148">
    <w:name w:val="批注框文本 字符"/>
    <w:basedOn w:val="8"/>
    <w:link w:val="10"/>
    <w:uiPriority w:val="0"/>
    <w:rPr>
      <w:rFonts w:ascii="Tahoma" w:hAnsi="Tahoma" w:eastAsia="宋体" w:cs="Tahoma"/>
      <w:kern w:val="0"/>
      <w:sz w:val="16"/>
      <w:szCs w:val="16"/>
    </w:rPr>
  </w:style>
  <w:style w:type="character" w:customStyle="1" w:styleId="149">
    <w:name w:val="批注文字 字符"/>
    <w:basedOn w:val="8"/>
    <w:link w:val="17"/>
    <w:uiPriority w:val="0"/>
    <w:rPr>
      <w:rFonts w:ascii="Times New Roman" w:hAnsi="Times New Roman" w:eastAsia="宋体" w:cs="Times New Roman"/>
      <w:kern w:val="0"/>
      <w:sz w:val="20"/>
      <w:szCs w:val="20"/>
    </w:rPr>
  </w:style>
  <w:style w:type="character" w:customStyle="1" w:styleId="150">
    <w:name w:val="批注主题 字符"/>
    <w:basedOn w:val="149"/>
    <w:link w:val="18"/>
    <w:uiPriority w:val="0"/>
    <w:rPr>
      <w:rFonts w:ascii="Times New Roman" w:hAnsi="Times New Roman" w:eastAsia="宋体" w:cs="Times New Roman"/>
      <w:b/>
      <w:bCs/>
      <w:kern w:val="0"/>
      <w:sz w:val="20"/>
      <w:szCs w:val="20"/>
    </w:rPr>
  </w:style>
  <w:style w:type="character" w:customStyle="1" w:styleId="151">
    <w:name w:val="日期 字符"/>
    <w:basedOn w:val="8"/>
    <w:link w:val="19"/>
    <w:uiPriority w:val="0"/>
    <w:rPr>
      <w:rFonts w:ascii="Times New Roman" w:hAnsi="Times New Roman" w:eastAsia="宋体" w:cs="Times New Roman"/>
      <w:kern w:val="0"/>
      <w:sz w:val="24"/>
      <w:szCs w:val="20"/>
    </w:rPr>
  </w:style>
  <w:style w:type="character" w:customStyle="1" w:styleId="152">
    <w:name w:val="Mention"/>
    <w:uiPriority w:val="0"/>
    <w:rPr>
      <w:color w:val="2B579A"/>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3132</Words>
  <Characters>17854</Characters>
  <Lines>148</Lines>
  <Paragraphs>41</Paragraphs>
  <TotalTime>67</TotalTime>
  <ScaleCrop>false</ScaleCrop>
  <LinksUpToDate>false</LinksUpToDate>
  <CharactersWithSpaces>20945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2025-10-14T00:46:00Z</dcterms:created>
  <dc:creator>证券法务部</dc:creator>
  <cp:lastModifiedBy>Frank</cp:lastModifiedBy>
  <dcterms:modified xsi:type="dcterms:W3CDTF">2025-10-21T12:30:37Z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F749932FB92069A24AE9F6680D795304_42</vt:lpwstr>
  </property>
</Properties>
</file>